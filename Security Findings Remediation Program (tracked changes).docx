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Oswald-bold.ttf" ContentType="application/x-font-ttf"/>
  <Override PartName="/word/fonts/Oswald-regular.ttf" ContentType="application/x-font-ttf"/>
  <Override PartName="/word/fonts/ProximaNova-bold.ttf" ContentType="application/x-font-ttf"/>
  <Override PartName="/word/fonts/ProximaNova-boldItalic.ttf" ContentType="application/x-font-ttf"/>
  <Override PartName="/word/fonts/ProximaNova-italic.ttf" ContentType="application/x-font-ttf"/>
  <Override PartName="/word/fonts/ProximaNov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Style w:val="Title"/>
        <w:pageBreakBefore w:val="0"/>
        <w:widowControl w:val="0"/>
        <w:spacing w:after="0" w:lineRule="auto"/>
        <w:rPr>
          <w:sz w:val="42"/>
          <w:szCs w:val="42"/>
        </w:rPr>
      </w:pPr>
      <w:bookmarkStart w:colFirst="0" w:colLast="0" w:name="_zh2nf2th2qre" w:id="0"/>
      <w:bookmarkEnd w:id="0"/>
      <w:r w:rsidDel="00000000" w:rsidR="00000000" w:rsidRPr="00000000">
        <w:rPr>
          <w:rtl w:val="0"/>
        </w:rPr>
      </w:r>
    </w:p>
    <w:p w:rsidR="00000000" w:rsidDel="00000000" w:rsidP="00000000" w:rsidRDefault="00000000" w:rsidRPr="00000000" w14:paraId="00000003">
      <w:pPr>
        <w:pStyle w:val="Title"/>
        <w:pageBreakBefore w:val="0"/>
        <w:widowControl w:val="0"/>
        <w:spacing w:after="0" w:lineRule="auto"/>
        <w:rPr>
          <w:sz w:val="42"/>
          <w:szCs w:val="42"/>
        </w:rPr>
      </w:pPr>
      <w:bookmarkStart w:colFirst="0" w:colLast="0" w:name="_4b7p2ictw71n" w:id="1"/>
      <w:bookmarkEnd w:id="1"/>
      <w:r w:rsidDel="00000000" w:rsidR="00000000" w:rsidRPr="00000000">
        <w:rPr>
          <w:rtl w:val="0"/>
        </w:rPr>
      </w:r>
    </w:p>
    <w:p w:rsidR="00000000" w:rsidDel="00000000" w:rsidP="00000000" w:rsidRDefault="00000000" w:rsidRPr="00000000" w14:paraId="00000004">
      <w:pPr>
        <w:pStyle w:val="Title"/>
        <w:pageBreakBefore w:val="0"/>
        <w:widowControl w:val="0"/>
        <w:spacing w:after="0" w:lineRule="auto"/>
        <w:rPr>
          <w:sz w:val="42"/>
          <w:szCs w:val="42"/>
        </w:rPr>
      </w:pPr>
      <w:bookmarkStart w:colFirst="0" w:colLast="0" w:name="_5rkhbtp1td4b" w:id="2"/>
      <w:bookmarkEnd w:id="2"/>
      <w:r w:rsidDel="00000000" w:rsidR="00000000" w:rsidRPr="00000000">
        <w:rPr>
          <w:rtl w:val="0"/>
        </w:rPr>
      </w:r>
    </w:p>
    <w:p w:rsidR="00000000" w:rsidDel="00000000" w:rsidP="00000000" w:rsidRDefault="00000000" w:rsidRPr="00000000" w14:paraId="00000005">
      <w:pPr>
        <w:pStyle w:val="Title"/>
        <w:pageBreakBefore w:val="0"/>
        <w:widowControl w:val="0"/>
        <w:spacing w:after="0" w:lineRule="auto"/>
        <w:rPr>
          <w:sz w:val="42"/>
          <w:szCs w:val="42"/>
        </w:rPr>
      </w:pPr>
      <w:bookmarkStart w:colFirst="0" w:colLast="0" w:name="_99pnfcpkve" w:id="3"/>
      <w:bookmarkEnd w:id="3"/>
      <w:r w:rsidDel="00000000" w:rsidR="00000000" w:rsidRPr="00000000">
        <w:rPr>
          <w:rtl w:val="0"/>
        </w:rPr>
      </w:r>
    </w:p>
    <w:p w:rsidR="00000000" w:rsidDel="00000000" w:rsidP="00000000" w:rsidRDefault="00000000" w:rsidRPr="00000000" w14:paraId="00000006">
      <w:pPr>
        <w:pStyle w:val="Title"/>
        <w:pageBreakBefore w:val="0"/>
        <w:widowControl w:val="0"/>
        <w:spacing w:after="0" w:lineRule="auto"/>
        <w:rPr>
          <w:sz w:val="42"/>
          <w:szCs w:val="42"/>
        </w:rPr>
      </w:pPr>
      <w:bookmarkStart w:colFirst="0" w:colLast="0" w:name="_ks7dx7x04ixl" w:id="4"/>
      <w:bookmarkEnd w:id="4"/>
      <w:r w:rsidDel="00000000" w:rsidR="00000000" w:rsidRPr="00000000">
        <w:rPr>
          <w:rtl w:val="0"/>
        </w:rPr>
      </w:r>
    </w:p>
    <w:p w:rsidR="00000000" w:rsidDel="00000000" w:rsidP="00000000" w:rsidRDefault="00000000" w:rsidRPr="00000000" w14:paraId="00000007">
      <w:pPr>
        <w:pStyle w:val="Title"/>
        <w:pageBreakBefore w:val="0"/>
        <w:widowControl w:val="0"/>
        <w:spacing w:after="0" w:lineRule="auto"/>
        <w:rPr>
          <w:sz w:val="42"/>
          <w:szCs w:val="42"/>
        </w:rPr>
      </w:pPr>
      <w:bookmarkStart w:colFirst="0" w:colLast="0" w:name="_mxb7ccad4s54" w:id="5"/>
      <w:bookmarkEnd w:id="5"/>
      <w:r w:rsidDel="00000000" w:rsidR="00000000" w:rsidRPr="00000000">
        <w:rPr>
          <w:rtl w:val="0"/>
        </w:rPr>
      </w:r>
    </w:p>
    <w:p w:rsidR="00000000" w:rsidDel="00000000" w:rsidP="00000000" w:rsidRDefault="00000000" w:rsidRPr="00000000" w14:paraId="00000008">
      <w:pPr>
        <w:pStyle w:val="Title"/>
        <w:pageBreakBefore w:val="0"/>
        <w:widowControl w:val="0"/>
        <w:spacing w:after="0" w:lineRule="auto"/>
        <w:rPr>
          <w:rFonts w:ascii="Proxima Nova" w:cs="Proxima Nova" w:eastAsia="Proxima Nova" w:hAnsi="Proxima Nova"/>
          <w:b w:val="1"/>
          <w:bCs w:val="1"/>
          <w:sz w:val="58"/>
          <w:szCs w:val="58"/>
        </w:rPr>
      </w:pPr>
      <w:bookmarkStart w:colFirst="0" w:colLast="0" w:name="_6wmdpry6aixm" w:id="6"/>
      <w:bookmarkEnd w:id="6"/>
      <w:r w:rsidDel="00000000" w:rsidR="00000000" w:rsidRPr="00000000">
        <w:rPr>
          <w:rFonts w:ascii="Proxima Nova" w:cs="Proxima Nova" w:eastAsia="Proxima Nova" w:hAnsi="Proxima Nova"/>
          <w:b w:val="1"/>
          <w:bCs w:val="1"/>
          <w:sz w:val="58"/>
          <w:szCs w:val="58"/>
          <w:rtl w:val="0"/>
        </w:rPr>
        <w:t xml:space="preserve">Customer</w:t>
      </w:r>
    </w:p>
    <w:p w:rsidR="00000000" w:rsidDel="00000000" w:rsidP="00000000" w:rsidRDefault="00000000" w:rsidRPr="00000000" w14:paraId="00000009">
      <w:pPr>
        <w:pageBreakBefore w:val="0"/>
        <w:ind w:left="-360" w:hanging="180"/>
        <w:rPr/>
      </w:pPr>
      <w:r w:rsidDel="00000000" w:rsidR="00000000" w:rsidRPr="00000000">
        <w:rPr>
          <w:rtl w:val="0"/>
        </w:rPr>
      </w:r>
    </w:p>
    <w:p w:rsidR="00000000" w:rsidDel="00000000" w:rsidP="00000000" w:rsidRDefault="00000000" w:rsidRPr="00000000" w14:paraId="0000000A">
      <w:pPr>
        <w:pStyle w:val="Title"/>
        <w:widowControl w:val="0"/>
        <w:spacing w:after="0" w:lineRule="auto"/>
        <w:rPr>
          <w:rFonts w:ascii="Oswald" w:cs="Oswald" w:eastAsia="Oswald" w:hAnsi="Oswald"/>
          <w:b w:val="1"/>
          <w:bCs w:val="1"/>
          <w:sz w:val="58"/>
          <w:szCs w:val="58"/>
        </w:rPr>
      </w:pPr>
      <w:bookmarkStart w:colFirst="0" w:colLast="0" w:name="_gbu1rcc57fx0" w:id="7"/>
      <w:bookmarkEnd w:id="7"/>
      <w:r w:rsidDel="00000000" w:rsidR="00000000" w:rsidRPr="00000000">
        <w:rPr>
          <w:rFonts w:ascii="Oswald" w:cs="Oswald" w:eastAsia="Oswald" w:hAnsi="Oswald"/>
          <w:b w:val="1"/>
          <w:bCs w:val="1"/>
          <w:sz w:val="58"/>
          <w:szCs w:val="58"/>
          <w:rtl w:val="0"/>
        </w:rPr>
        <w:t xml:space="preserve">SECURITY FINDINGS PRIORITIZATION, TRIAGE, AND REMEDIATION PLAN</w:t>
      </w:r>
    </w:p>
    <w:p w:rsidR="00000000" w:rsidDel="00000000" w:rsidP="00000000" w:rsidRDefault="00000000" w:rsidRPr="00000000" w14:paraId="0000000B">
      <w:pPr>
        <w:pStyle w:val="Subtitle"/>
        <w:widowControl w:val="0"/>
        <w:spacing w:after="0" w:lineRule="auto"/>
        <w:rPr/>
      </w:pPr>
      <w:bookmarkStart w:colFirst="0" w:colLast="0" w:name="_gmcy2x5r7irx" w:id="8"/>
      <w:bookmarkEnd w:id="8"/>
      <w:r w:rsidDel="00000000" w:rsidR="00000000" w:rsidRPr="00000000">
        <w:rPr>
          <w:rtl w:val="0"/>
        </w:rPr>
        <w:t xml:space="preserve">GitHub Application Security in a GxP Regulated Environment</w:t>
      </w:r>
      <w:r w:rsidDel="00000000" w:rsidR="00000000" w:rsidRPr="00000000">
        <w:rPr>
          <w:rtl w:val="0"/>
        </w:rPr>
        <w:t xml:space="preserve"> </w:t>
      </w:r>
    </w:p>
    <w:p w:rsidR="00000000" w:rsidDel="00000000" w:rsidP="00000000" w:rsidRDefault="00000000" w:rsidRPr="00000000" w14:paraId="0000000C">
      <w:pPr>
        <w:pStyle w:val="Subtitle"/>
        <w:keepNext w:val="0"/>
        <w:keepLines w:val="0"/>
        <w:widowControl w:val="0"/>
        <w:spacing w:after="200" w:lineRule="auto"/>
        <w:rPr>
          <w:rFonts w:ascii="Proxima Nova" w:cs="Proxima Nova" w:eastAsia="Proxima Nova" w:hAnsi="Proxima Nova"/>
          <w:color w:val="000000"/>
        </w:rPr>
      </w:pPr>
      <w:bookmarkStart w:colFirst="0" w:colLast="0" w:name="_9580zti1w2ia" w:id="9"/>
      <w:bookmarkEnd w:id="9"/>
      <w:r w:rsidDel="00000000" w:rsidR="00000000" w:rsidRPr="00000000">
        <w:rPr>
          <w:rFonts w:ascii="Proxima Nova" w:cs="Proxima Nova" w:eastAsia="Proxima Nova" w:hAnsi="Proxima Nova"/>
          <w:color w:val="000000"/>
          <w:sz w:val="26"/>
          <w:szCs w:val="26"/>
          <w:rtl w:val="0"/>
        </w:rPr>
        <w:t xml:space="preserve">by Modus Create, June 25, 2026</w:t>
      </w:r>
      <w:r w:rsidDel="00000000" w:rsidR="00000000" w:rsidRPr="00000000">
        <w:rPr>
          <w:rtl w:val="0"/>
        </w:rPr>
      </w:r>
    </w:p>
    <w:p w:rsidR="00000000" w:rsidDel="00000000" w:rsidP="00000000" w:rsidRDefault="00000000" w:rsidRPr="00000000" w14:paraId="0000000D">
      <w:pPr>
        <w:rPr>
          <w:i w:val="1"/>
          <w:iCs w:val="1"/>
          <w:sz w:val="26"/>
          <w:szCs w:val="26"/>
        </w:rPr>
      </w:pPr>
      <w:hyperlink r:id="rId7">
        <w:r w:rsidDel="00000000" w:rsidR="00000000" w:rsidRPr="00000000">
          <w:rPr>
            <w:rFonts w:ascii="Proxima Nova" w:cs="Proxima Nova" w:eastAsia="Proxima Nova" w:hAnsi="Proxima Nova"/>
            <w:color w:val="12a5ed"/>
            <w:u w:val="single"/>
            <w:rtl w:val="0"/>
          </w:rPr>
          <w:t xml:space="preserve">www.moduscreate.com</w:t>
        </w:r>
      </w:hyperlink>
      <w:r w:rsidDel="00000000" w:rsidR="00000000" w:rsidRPr="00000000">
        <w:rPr>
          <w:rtl w:val="0"/>
        </w:rPr>
      </w:r>
    </w:p>
    <w:p w:rsidR="00000000" w:rsidDel="00000000" w:rsidP="00000000" w:rsidRDefault="00000000" w:rsidRPr="00000000" w14:paraId="0000000E">
      <w:pPr>
        <w:rPr>
          <w:i w:val="1"/>
          <w:iCs w:val="1"/>
          <w:sz w:val="26"/>
          <w:szCs w:val="26"/>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Title"/>
        <w:pageBreakBefore w:val="0"/>
        <w:widowControl w:val="0"/>
        <w:spacing w:after="0" w:lineRule="auto"/>
        <w:rPr>
          <w:sz w:val="42"/>
          <w:szCs w:val="42"/>
        </w:rPr>
      </w:pPr>
      <w:bookmarkStart w:colFirst="0" w:colLast="0" w:name="_bmebevtbcdpg" w:id="10"/>
      <w:bookmarkEnd w:id="10"/>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Style w:val="Subtitle"/>
        <w:pageBreakBefore w:val="0"/>
        <w:spacing w:after="200" w:lineRule="auto"/>
        <w:rPr>
          <w:i w:val="1"/>
          <w:iCs w:val="1"/>
          <w:sz w:val="26"/>
          <w:szCs w:val="26"/>
        </w:rPr>
      </w:pPr>
      <w:bookmarkStart w:colFirst="0" w:colLast="0" w:name="_xnd1tc72hsqq" w:id="11"/>
      <w:bookmarkEnd w:id="11"/>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spacing w:after="200" w:lineRule="auto"/>
        <w:rPr>
          <w:rFonts w:ascii="Oswald" w:cs="Oswald" w:eastAsia="Oswald" w:hAnsi="Oswald"/>
          <w:b w:val="1"/>
          <w:bCs w:val="1"/>
        </w:rPr>
      </w:pPr>
      <w:bookmarkStart w:colFirst="0" w:colLast="0" w:name="_wln18bijbpna" w:id="12"/>
      <w:bookmarkEnd w:id="12"/>
      <w:r w:rsidDel="00000000" w:rsidR="00000000" w:rsidRPr="00000000">
        <w:rPr>
          <w:rFonts w:ascii="Oswald" w:cs="Oswald" w:eastAsia="Oswald" w:hAnsi="Oswald"/>
          <w:b w:val="1"/>
          <w:bCs w:val="1"/>
          <w:rtl w:val="0"/>
        </w:rPr>
        <w:t xml:space="preserve">Table of Contents</w:t>
      </w:r>
    </w:p>
    <w:sdt>
      <w:sdtPr>
        <w:id w:val="571920387"/>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8ndr9yd716x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of this Document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color w:val="000000"/>
              <w:u w:val="none"/>
            </w:rPr>
          </w:pPr>
          <w:hyperlink w:anchor="_4bjo93hwt59c">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Assumptions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7iw8k0vytmw6">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Scope, Systems and Data Classification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color w:val="000000"/>
              <w:u w:val="none"/>
            </w:rPr>
          </w:pPr>
          <w:hyperlink w:anchor="_ic4dz8lv1y8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Findings Types in Scope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color w:val="000000"/>
              <w:u w:val="none"/>
            </w:rPr>
          </w:pPr>
          <w:hyperlink w:anchor="_9a41injunf4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Known Coverage Gaps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color w:val="000000"/>
              <w:u w:val="none"/>
            </w:rPr>
          </w:pPr>
          <w:hyperlink w:anchor="_70v0z5kzi4a0">
            <w:r w:rsidDel="00000000" w:rsidR="00000000" w:rsidRPr="00000000">
              <w:rPr>
                <w:color w:val="000000"/>
                <w:u w:val="none"/>
                <w:rtl w:val="0"/>
              </w:rPr>
              <w:t xml:space="preserve">Repository GxP Impact Classification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color w:val="000000"/>
              <w:u w:val="none"/>
            </w:rPr>
          </w:pPr>
          <w:hyperlink w:anchor="_odk6fw2a5pol">
            <w:r w:rsidDel="00000000" w:rsidR="00000000" w:rsidRPr="00000000">
              <w:rPr>
                <w:color w:val="000000"/>
                <w:u w:val="none"/>
                <w:rtl w:val="0"/>
              </w:rPr>
              <w:t xml:space="preserve">How GxP Criticality Drives Prioritization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b w:val="1"/>
              <w:bCs w:val="1"/>
              <w:color w:val="000000"/>
              <w:u w:val="none"/>
            </w:rPr>
          </w:pPr>
          <w:hyperlink w:anchor="_9a41injunf4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Risk-Based Prioritization Framework</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color w:val="000000"/>
              <w:u w:val="none"/>
            </w:rPr>
          </w:pPr>
          <w:hyperlink w:anchor="_vk2r4elhncf7">
            <w:r w:rsidDel="00000000" w:rsidR="00000000" w:rsidRPr="00000000">
              <w:rPr>
                <w:color w:val="000000"/>
                <w:u w:val="none"/>
                <w:rtl w:val="0"/>
              </w:rPr>
              <w:t xml:space="preserve">Scoring Inputs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color w:val="000000"/>
              <w:u w:val="none"/>
            </w:rPr>
          </w:pPr>
          <w:hyperlink w:anchor="_hmtufyt17ast">
            <w:r w:rsidDel="00000000" w:rsidR="00000000" w:rsidRPr="00000000">
              <w:rPr>
                <w:color w:val="000000"/>
                <w:u w:val="none"/>
                <w:rtl w:val="0"/>
              </w:rPr>
              <w:t xml:space="preserve">Risk Tiers and Criteria</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color w:val="000000"/>
              <w:u w:val="none"/>
            </w:rPr>
          </w:pPr>
          <w:hyperlink w:anchor="_w30hpwpf8tnw">
            <w:r w:rsidDel="00000000" w:rsidR="00000000" w:rsidRPr="00000000">
              <w:rPr>
                <w:color w:val="000000"/>
                <w:u w:val="none"/>
                <w:rtl w:val="0"/>
              </w:rPr>
              <w:t xml:space="preserve">Weighting Data Integrity and Patient Safety</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vdksad9z4u3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Scoring Secrets and Dependency CVEs Differently</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color w:val="000000"/>
              <w:u w:val="none"/>
            </w:rPr>
          </w:pPr>
          <w:hyperlink w:anchor="_q54yrnx6mp8w">
            <w:r w:rsidDel="00000000" w:rsidR="00000000" w:rsidRPr="00000000">
              <w:rPr>
                <w:b w:val="1"/>
                <w:bCs w:val="1"/>
                <w:color w:val="000000"/>
                <w:u w:val="none"/>
                <w:rtl w:val="0"/>
              </w:rPr>
              <w:t xml:space="preserve">Triage Process &amp; Workflow</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1mon1eu10for">
            <w:r w:rsidDel="00000000" w:rsidR="00000000" w:rsidRPr="00000000">
              <w:rPr>
                <w:color w:val="000000"/>
                <w:u w:val="none"/>
                <w:rtl w:val="0"/>
              </w:rPr>
              <w:t xml:space="preserve">RACI</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Title"/>
        <w:spacing w:after="200" w:lineRule="auto"/>
        <w:rPr>
          <w:rFonts w:ascii="Oswald" w:cs="Oswald" w:eastAsia="Oswald" w:hAnsi="Oswald"/>
          <w:b w:val="1"/>
          <w:bCs w:val="1"/>
        </w:rPr>
      </w:pPr>
      <w:bookmarkStart w:colFirst="0" w:colLast="0" w:name="_xhj5q4uuhe6s" w:id="13"/>
      <w:bookmarkEnd w:id="13"/>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Style w:val="Heading1"/>
        <w:pageBreakBefore w:val="0"/>
        <w:widowControl w:val="0"/>
        <w:spacing w:after="0" w:before="200" w:lineRule="auto"/>
        <w:rPr>
          <w:sz w:val="32"/>
          <w:szCs w:val="32"/>
        </w:rPr>
      </w:pPr>
      <w:bookmarkStart w:colFirst="0" w:colLast="0" w:name="_5qqcojs0iftf" w:id="14"/>
      <w:bookmarkEnd w:id="14"/>
      <w:r w:rsidDel="00000000" w:rsidR="00000000" w:rsidRPr="00000000">
        <w:br w:type="page"/>
      </w:r>
      <w:r w:rsidDel="00000000" w:rsidR="00000000" w:rsidRPr="00000000">
        <w:rPr>
          <w:rtl w:val="0"/>
        </w:rPr>
      </w:r>
    </w:p>
    <w:p w:rsidR="00000000" w:rsidDel="00000000" w:rsidP="00000000" w:rsidRDefault="00000000" w:rsidRPr="00000000" w14:paraId="00000030">
      <w:pPr>
        <w:spacing w:after="200" w:line="273.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1">
      <w:pPr>
        <w:pStyle w:val="Heading1"/>
        <w:pageBreakBefore w:val="0"/>
        <w:widowControl w:val="0"/>
        <w:spacing w:after="0" w:before="200" w:lineRule="auto"/>
        <w:rPr>
          <w:rFonts w:ascii="Proxima Nova" w:cs="Proxima Nova" w:eastAsia="Proxima Nova" w:hAnsi="Proxima Nova"/>
          <w:sz w:val="32"/>
          <w:szCs w:val="32"/>
        </w:rPr>
      </w:pPr>
      <w:bookmarkStart w:colFirst="0" w:colLast="0" w:name="_8ndr9yd716xm" w:id="15"/>
      <w:bookmarkEnd w:id="15"/>
      <w:r w:rsidDel="00000000" w:rsidR="00000000" w:rsidRPr="00000000">
        <w:rPr>
          <w:rFonts w:ascii="Proxima Nova" w:cs="Proxima Nova" w:eastAsia="Proxima Nova" w:hAnsi="Proxima Nova"/>
          <w:sz w:val="32"/>
          <w:szCs w:val="32"/>
          <w:rtl w:val="0"/>
        </w:rPr>
        <w:t xml:space="preserve">Purpose of this Document</w:t>
      </w:r>
    </w:p>
    <w:p w:rsidR="00000000" w:rsidDel="00000000" w:rsidP="00000000" w:rsidRDefault="00000000" w:rsidRPr="00000000" w14:paraId="00000032">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document formalizes the handling of security findings surfaced by GitHub Advanced Security (GHAS) into a repeatable, audit-ready program. It is written to serve both engineering leadership and compliance, with operational detail as well as governance requirements.</w:t>
      </w:r>
    </w:p>
    <w:p w:rsidR="00000000" w:rsidDel="00000000" w:rsidP="00000000" w:rsidRDefault="00000000" w:rsidRPr="00000000" w14:paraId="00000033">
      <w:pPr>
        <w:pageBreakBefore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4">
      <w:pPr>
        <w:pageBreakBefore w:val="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program is designed so that requirements are defensible to FDA and EMA inspectors as well as to internal QA, with citations to controlling standards. Findings under validated </w:t>
      </w:r>
      <w:commentRangeStart w:id="0"/>
      <w:commentRangeStart w:id="1"/>
      <w:r w:rsidDel="00000000" w:rsidR="00000000" w:rsidRPr="00000000">
        <w:rPr>
          <w:rFonts w:ascii="Proxima Nova" w:cs="Proxima Nova" w:eastAsia="Proxima Nova" w:hAnsi="Proxima Nova"/>
          <w:rtl w:val="0"/>
        </w:rPr>
        <w:t xml:space="preserve">GxP systems </w:t>
      </w:r>
      <w:commentRangeEnd w:id="0"/>
      <w:r w:rsidDel="00000000" w:rsidR="00000000" w:rsidRPr="00000000">
        <w:commentReference w:id="0"/>
      </w:r>
      <w:commentRangeEnd w:id="1"/>
      <w:r w:rsidDel="00000000" w:rsidR="00000000" w:rsidRPr="00000000">
        <w:commentReference w:id="1"/>
      </w:r>
      <w:r w:rsidDel="00000000" w:rsidR="00000000" w:rsidRPr="00000000">
        <w:rPr>
          <w:rFonts w:ascii="Proxima Nova" w:cs="Proxima Nova" w:eastAsia="Proxima Nova" w:hAnsi="Proxima Nova"/>
          <w:rtl w:val="0"/>
        </w:rPr>
        <w:t xml:space="preserve">are handled under formal change control while findings on non-GxP systems receive lighter-weight handling. Throughout the document, data integrity and patient safety are weighted above generic confidentiality scoring.</w:t>
      </w:r>
      <w:r w:rsidDel="00000000" w:rsidR="00000000" w:rsidRPr="00000000">
        <w:rPr>
          <w:rtl w:val="0"/>
        </w:rPr>
      </w:r>
    </w:p>
    <w:p w:rsidR="00000000" w:rsidDel="00000000" w:rsidP="00000000" w:rsidRDefault="00000000" w:rsidRPr="00000000" w14:paraId="00000035">
      <w:pPr>
        <w:pStyle w:val="Heading2"/>
        <w:pageBreakBefore w:val="0"/>
        <w:rPr>
          <w:rFonts w:ascii="Proxima Nova" w:cs="Proxima Nova" w:eastAsia="Proxima Nova" w:hAnsi="Proxima Nova"/>
        </w:rPr>
      </w:pPr>
      <w:bookmarkStart w:colFirst="0" w:colLast="0" w:name="_4bjo93hwt59c" w:id="16"/>
      <w:bookmarkEnd w:id="16"/>
      <w:r w:rsidDel="00000000" w:rsidR="00000000" w:rsidRPr="00000000">
        <w:rPr>
          <w:rFonts w:ascii="Proxima Nova" w:cs="Proxima Nova" w:eastAsia="Proxima Nova" w:hAnsi="Proxima Nova"/>
          <w:rtl w:val="0"/>
        </w:rPr>
        <w:t xml:space="preserve">Assumptions</w:t>
      </w:r>
    </w:p>
    <w:p w:rsidR="00000000" w:rsidDel="00000000" w:rsidP="00000000" w:rsidRDefault="00000000" w:rsidRPr="00000000" w14:paraId="0000003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assumptions are flagged explicitly and must be confirmed.</w:t>
      </w:r>
    </w:p>
    <w:p w:rsidR="00000000" w:rsidDel="00000000" w:rsidP="00000000" w:rsidRDefault="00000000" w:rsidRPr="00000000" w14:paraId="0000003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8">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Current detective tooling is limited to GHAS (Dependabot and Secret Scanning) and SonarQube, with an in-progress PoC of CodeQL. At the time of this writing, Dynamic Application Security Testing (DAST),</w:t>
      </w:r>
      <w:commentRangeStart w:id="2"/>
      <w:r w:rsidDel="00000000" w:rsidR="00000000" w:rsidRPr="00000000">
        <w:rPr>
          <w:rFonts w:ascii="Proxima Nova" w:cs="Proxima Nova" w:eastAsia="Proxima Nova" w:hAnsi="Proxima Nova"/>
          <w:rtl w:val="0"/>
        </w:rPr>
        <w:t xml:space="preserve"> Infrastructure as Code (IaC)</w:t>
      </w:r>
      <w:commentRangeEnd w:id="2"/>
      <w:r w:rsidDel="00000000" w:rsidR="00000000" w:rsidRPr="00000000">
        <w:commentReference w:id="2"/>
      </w:r>
      <w:r w:rsidDel="00000000" w:rsidR="00000000" w:rsidRPr="00000000">
        <w:rPr>
          <w:rFonts w:ascii="Proxima Nova" w:cs="Proxima Nova" w:eastAsia="Proxima Nova" w:hAnsi="Proxima Nova"/>
          <w:rtl w:val="0"/>
        </w:rPr>
        <w:t xml:space="preserve">, and </w:t>
      </w:r>
      <w:commentRangeStart w:id="3"/>
      <w:r w:rsidDel="00000000" w:rsidR="00000000" w:rsidRPr="00000000">
        <w:rPr>
          <w:rFonts w:ascii="Proxima Nova" w:cs="Proxima Nova" w:eastAsia="Proxima Nova" w:hAnsi="Proxima Nova"/>
          <w:rtl w:val="0"/>
        </w:rPr>
        <w:t xml:space="preserve">container scanning </w:t>
      </w:r>
      <w:commentRangeEnd w:id="3"/>
      <w:r w:rsidDel="00000000" w:rsidR="00000000" w:rsidRPr="00000000">
        <w:commentReference w:id="3"/>
      </w:r>
      <w:r w:rsidDel="00000000" w:rsidR="00000000" w:rsidRPr="00000000">
        <w:rPr>
          <w:rFonts w:ascii="Proxima Nova" w:cs="Proxima Nova" w:eastAsia="Proxima Nova" w:hAnsi="Proxima Nova"/>
          <w:rtl w:val="0"/>
        </w:rPr>
        <w:t xml:space="preserve">do not appear to be </w:t>
      </w:r>
      <w:r w:rsidDel="00000000" w:rsidR="00000000" w:rsidRPr="00000000">
        <w:rPr>
          <w:rtl w:val="0"/>
        </w:rPr>
        <w:t xml:space="preserve">utilized</w:t>
      </w:r>
      <w:r w:rsidDel="00000000" w:rsidR="00000000" w:rsidRPr="00000000">
        <w:rPr>
          <w:rFonts w:ascii="Proxima Nova" w:cs="Proxima Nova" w:eastAsia="Proxima Nova" w:hAnsi="Proxima Nova"/>
          <w:rtl w:val="0"/>
        </w:rPr>
        <w:t xml:space="preserve"> and are treated as known coverage gaps.</w:t>
      </w:r>
    </w:p>
    <w:p w:rsidR="00000000" w:rsidDel="00000000" w:rsidP="00000000" w:rsidRDefault="00000000" w:rsidRPr="00000000" w14:paraId="00000039">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GitHub Enterprise Cloud is the authoritative source-code management platform and GHAS licensing covers in-scope repositories.</w:t>
      </w:r>
    </w:p>
    <w:p w:rsidR="00000000" w:rsidDel="00000000" w:rsidP="00000000" w:rsidRDefault="00000000" w:rsidRPr="00000000" w14:paraId="0000003A">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formal Quality Management System (QMS) and </w:t>
      </w:r>
      <w:commentRangeStart w:id="4"/>
      <w:r w:rsidDel="00000000" w:rsidR="00000000" w:rsidRPr="00000000">
        <w:rPr>
          <w:rFonts w:ascii="Proxima Nova" w:cs="Proxima Nova" w:eastAsia="Proxima Nova" w:hAnsi="Proxima Nova"/>
          <w:rtl w:val="0"/>
        </w:rPr>
        <w:t xml:space="preserve">Change-control System</w:t>
      </w:r>
      <w:commentRangeEnd w:id="4"/>
      <w:r w:rsidDel="00000000" w:rsidR="00000000" w:rsidRPr="00000000">
        <w:commentReference w:id="4"/>
      </w:r>
      <w:r w:rsidDel="00000000" w:rsidR="00000000" w:rsidRPr="00000000">
        <w:rPr>
          <w:rFonts w:ascii="Proxima Nova" w:cs="Proxima Nova" w:eastAsia="Proxima Nova" w:hAnsi="Proxima Nova"/>
          <w:rtl w:val="0"/>
        </w:rPr>
        <w:t xml:space="preserve"> and Validation (CSV) procedures already exist and can be referenced; this is NOT a replacement for those procedures.</w:t>
      </w:r>
    </w:p>
    <w:p w:rsidR="00000000" w:rsidDel="00000000" w:rsidP="00000000" w:rsidRDefault="00000000" w:rsidRPr="00000000" w14:paraId="0000003B">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SLAs proposed are starting recommendations to be ratified by QA and System Owners against existing quality-system commitments; SLAs are NOT organizational policy.</w:t>
      </w:r>
      <w:r w:rsidDel="00000000" w:rsidR="00000000" w:rsidRPr="00000000">
        <w:rPr>
          <w:rtl w:val="0"/>
        </w:rPr>
      </w:r>
    </w:p>
    <w:p w:rsidR="00000000" w:rsidDel="00000000" w:rsidP="00000000" w:rsidRDefault="00000000" w:rsidRPr="00000000" w14:paraId="0000003C">
      <w:pPr>
        <w:pStyle w:val="Heading1"/>
        <w:rPr>
          <w:rFonts w:ascii="Proxima Nova" w:cs="Proxima Nova" w:eastAsia="Proxima Nova" w:hAnsi="Proxima Nova"/>
        </w:rPr>
      </w:pPr>
      <w:bookmarkStart w:colFirst="0" w:colLast="0" w:name="_7iw8k0vytmw6" w:id="17"/>
      <w:bookmarkEnd w:id="17"/>
      <w:r w:rsidDel="00000000" w:rsidR="00000000" w:rsidRPr="00000000">
        <w:rPr>
          <w:rFonts w:ascii="Proxima Nova" w:cs="Proxima Nova" w:eastAsia="Proxima Nova" w:hAnsi="Proxima Nova"/>
          <w:rtl w:val="0"/>
        </w:rPr>
        <w:t xml:space="preserve">Scope, Systems and Data Classification</w:t>
      </w:r>
    </w:p>
    <w:p w:rsidR="00000000" w:rsidDel="00000000" w:rsidP="00000000" w:rsidRDefault="00000000" w:rsidRPr="00000000" w14:paraId="0000003D">
      <w:pPr>
        <w:pStyle w:val="Heading2"/>
        <w:rPr>
          <w:rFonts w:ascii="Proxima Nova" w:cs="Proxima Nova" w:eastAsia="Proxima Nova" w:hAnsi="Proxima Nova"/>
        </w:rPr>
      </w:pPr>
      <w:bookmarkStart w:colFirst="0" w:colLast="0" w:name="_ic4dz8lv1y8a" w:id="18"/>
      <w:bookmarkEnd w:id="18"/>
      <w:r w:rsidDel="00000000" w:rsidR="00000000" w:rsidRPr="00000000">
        <w:rPr>
          <w:rFonts w:ascii="Proxima Nova" w:cs="Proxima Nova" w:eastAsia="Proxima Nova" w:hAnsi="Proxima Nova"/>
          <w:rtl w:val="0"/>
        </w:rPr>
        <w:t xml:space="preserve">Findings Types in Scope</w:t>
      </w:r>
    </w:p>
    <w:p w:rsidR="00000000" w:rsidDel="00000000" w:rsidP="00000000" w:rsidRDefault="00000000" w:rsidRPr="00000000" w14:paraId="0000003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program governs triage and remediation of the following finding classes generated within GitHub and the connected toolchain:</w:t>
      </w:r>
    </w:p>
    <w:p w:rsidR="00000000" w:rsidDel="00000000" w:rsidP="00000000" w:rsidRDefault="00000000" w:rsidRPr="00000000" w14:paraId="0000003F">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425"/>
        <w:gridCol w:w="3690"/>
        <w:gridCol w:w="2340"/>
        <w:tblGridChange w:id="0">
          <w:tblGrid>
            <w:gridCol w:w="1905"/>
            <w:gridCol w:w="1425"/>
            <w:gridCol w:w="3690"/>
            <w:gridCol w:w="23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Finding Source</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Type</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What it detects</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color w:val="ffffff"/>
              </w:rPr>
            </w:pPr>
            <w:r w:rsidDel="00000000" w:rsidR="00000000" w:rsidRPr="00000000">
              <w:rPr>
                <w:rFonts w:ascii="Proxima Nova" w:cs="Proxima Nova" w:eastAsia="Proxima Nova" w:hAnsi="Proxima Nova"/>
                <w:b w:val="1"/>
                <w:bCs w:val="1"/>
                <w:color w:val="ffffff"/>
                <w:rtl w:val="0"/>
              </w:rPr>
              <w:t xml:space="preserve">Primary Risk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Dependabot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Known-vulnerable 3rd-party and transitive dependencies including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Exploitable known vulnerabilities; supply-chain integrity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Secret Scanning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Committed secrets including tokens, keys,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Direct unauthorized access; confidentiality and integrity of data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SonarQube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vulnerabilities, hotspots, and quality defects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w:t>
            </w:r>
            <w:r w:rsidDel="00000000" w:rsidR="00000000" w:rsidRPr="00000000">
              <w:rPr>
                <w:sz w:val="20"/>
                <w:szCs w:val="20"/>
                <w:rtl w:val="0"/>
              </w:rPr>
              <w:t xml:space="preserve">quality</w:t>
            </w:r>
            <w:r w:rsidDel="00000000" w:rsidR="00000000" w:rsidRPr="00000000">
              <w:rPr>
                <w:rFonts w:ascii="Proxima Nova" w:cs="Proxima Nova" w:eastAsia="Proxima Nova" w:hAnsi="Proxima Nova"/>
                <w:sz w:val="20"/>
                <w:szCs w:val="20"/>
                <w:rtl w:val="0"/>
              </w:rPr>
              <w:t xml:space="preserve">; maintainability affecting integrity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CodeQL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Semantic code-flow vulnerabilities via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Code weaknesses with reachability context</w:t>
            </w:r>
          </w:p>
        </w:tc>
      </w:tr>
      <w:tr>
        <w:trPr>
          <w:ins w:id="1112" w:author="Modus Create" w:date="2026-07-12T00:00:00Z"/>
        </w:trPr>
        <w:tc>
          <w:tcPr>
            <w:tcW w:type="dxa" w:w="1905"/>
          </w:tcPr>
          <w:p>
            <w:pPr>
              <w:rPr>
                <w:ins w:id="1114" w:author="Modus Create" w:date="2026-07-12T00:00:00Z"/>
              </w:rPr>
            </w:pPr>
            <w:ins w:id="1113" w:author="Modus Create" w:date="2026-07-12T00:00:00Z">
              <w:r>
                <w:t>GitHub Actions Workflow Auditor</w:t>
              </w:r>
            </w:ins>
          </w:p>
        </w:tc>
        <w:tc>
          <w:tcPr>
            <w:tcW w:type="dxa" w:w="1425"/>
          </w:tcPr>
          <w:p>
            <w:pPr>
              <w:rPr>
                <w:ins w:id="1116" w:author="Modus Create" w:date="2026-07-12T00:00:00Z"/>
              </w:rPr>
            </w:pPr>
            <w:ins w:id="1115" w:author="Modus Create" w:date="2026-07-12T00:00:00Z">
              <w:r>
                <w:t>CI/CD (workflow static analysis)</w:t>
              </w:r>
            </w:ins>
          </w:p>
        </w:tc>
        <w:tc>
          <w:tcPr>
            <w:tcW w:type="dxa" w:w="3690"/>
          </w:tcPr>
          <w:p>
            <w:pPr>
              <w:rPr>
                <w:ins w:id="1118" w:author="Modus Create" w:date="2026-07-12T00:00:00Z"/>
              </w:rPr>
            </w:pPr>
            <w:ins w:id="1117" w:author="Modus Create" w:date="2026-07-12T00:00:00Z">
              <w:r>
                <w:t>GitHub Actions workflow misconfigurations: missing or over-broad permissions, unpinned or unvetted actions, inline package installs, curl-pipe-shell, injection-prone contexts, and secret references</w:t>
              </w:r>
            </w:ins>
          </w:p>
        </w:tc>
        <w:tc>
          <w:tcPr>
            <w:tcW w:type="dxa" w:w="2340"/>
          </w:tcPr>
          <w:p>
            <w:pPr>
              <w:rPr>
                <w:ins w:id="1120" w:author="Modus Create" w:date="2026-07-12T00:00:00Z"/>
              </w:rPr>
            </w:pPr>
            <w:ins w:id="1119" w:author="Modus Create" w:date="2026-07-12T00:00:00Z">
              <w:r>
                <w:t>CI/CD supply-chain compromise and pipeline integrity; unauthorized code execution in the build/deploy path</w:t>
              </w:r>
            </w:ins>
          </w:p>
        </w:tc>
      </w:tr>
    </w:tbl>
    <w:p w:rsidR="00000000" w:rsidDel="00000000" w:rsidP="00000000" w:rsidRDefault="00000000" w:rsidRPr="00000000" w14:paraId="00000054">
      <w:pPr>
        <w:pStyle w:val="Heading3"/>
        <w:rPr/>
      </w:pPr>
      <w:bookmarkStart w:colFirst="0" w:colLast="0" w:name="_fwyozvpbcfwg" w:id="19"/>
      <w:bookmarkEnd w:id="19"/>
      <w:r w:rsidDel="00000000" w:rsidR="00000000" w:rsidRPr="00000000">
        <w:rPr>
          <w:rtl w:val="0"/>
        </w:rPr>
        <w:t xml:space="preserve">Known Coverage Gaps</w:t>
      </w:r>
    </w:p>
    <w:p w:rsidR="00000000" w:rsidDel="00000000" w:rsidP="00000000" w:rsidRDefault="00000000" w:rsidRPr="00000000" w14:paraId="0000005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gaps are documented deliberately so that residual risk is visible and acknowledged:</w:t>
      </w:r>
    </w:p>
    <w:p w:rsidR="00000000" w:rsidDel="00000000" w:rsidP="00000000" w:rsidRDefault="00000000" w:rsidRPr="00000000" w14:paraId="0000005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7">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Active DAST</w:t>
      </w:r>
      <w:r w:rsidDel="00000000" w:rsidR="00000000" w:rsidRPr="00000000">
        <w:rPr>
          <w:rFonts w:ascii="Proxima Nova" w:cs="Proxima Nova" w:eastAsia="Proxima Nova" w:hAnsi="Proxima Nova"/>
          <w:rtl w:val="0"/>
        </w:rPr>
        <w:t xml:space="preserve"> - Applications are not actively tested for runtime vulnerabilities.</w:t>
      </w:r>
    </w:p>
    <w:p w:rsidR="00000000" w:rsidDel="00000000" w:rsidP="00000000" w:rsidRDefault="00000000" w:rsidRPr="00000000" w14:paraId="00000058">
      <w:pPr>
        <w:numPr>
          <w:ilvl w:val="0"/>
          <w:numId w:val="7"/>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IaC scanning</w:t>
      </w:r>
      <w:r w:rsidDel="00000000" w:rsidR="00000000" w:rsidRPr="00000000">
        <w:rPr>
          <w:rFonts w:ascii="Proxima Nova" w:cs="Proxima Nova" w:eastAsia="Proxima Nova" w:hAnsi="Proxima Nova"/>
          <w:rtl w:val="0"/>
        </w:rPr>
        <w:t xml:space="preserve"> - </w:t>
      </w:r>
      <w:commentRangeStart w:id="5"/>
      <w:r w:rsidDel="00000000" w:rsidR="00000000" w:rsidRPr="00000000">
        <w:rPr>
          <w:rFonts w:ascii="Proxima Nova" w:cs="Proxima Nova" w:eastAsia="Proxima Nova" w:hAnsi="Proxima Nova"/>
          <w:rtl w:val="0"/>
        </w:rPr>
        <w:t xml:space="preserve">Terraform</w:t>
      </w:r>
      <w:commentRangeEnd w:id="5"/>
      <w:r w:rsidDel="00000000" w:rsidR="00000000" w:rsidRPr="00000000">
        <w:commentReference w:id="5"/>
      </w:r>
      <w:r w:rsidDel="00000000" w:rsidR="00000000" w:rsidRPr="00000000">
        <w:rPr>
          <w:rFonts w:ascii="Proxima Nova" w:cs="Proxima Nova" w:eastAsia="Proxima Nova" w:hAnsi="Proxima Nova"/>
          <w:rtl w:val="0"/>
        </w:rPr>
        <w:t xml:space="preserve">, Helm, and/or </w:t>
      </w:r>
      <w:r w:rsidDel="00000000" w:rsidR="00000000" w:rsidRPr="00000000">
        <w:rPr>
          <w:rFonts w:ascii="Proxima Nova" w:cs="Proxima Nova" w:eastAsia="Proxima Nova" w:hAnsi="Proxima Nova"/>
          <w:rtl w:val="0"/>
        </w:rPr>
        <w:t xml:space="preserve">AWS CloudFormation</w:t>
      </w:r>
      <w:r w:rsidDel="00000000" w:rsidR="00000000" w:rsidRPr="00000000">
        <w:rPr>
          <w:rFonts w:ascii="Proxima Nova" w:cs="Proxima Nova" w:eastAsia="Proxima Nova" w:hAnsi="Proxima Nova"/>
          <w:rtl w:val="0"/>
        </w:rPr>
        <w:t xml:space="preserve"> </w:t>
      </w:r>
      <w:r w:rsidDel="00000000" w:rsidR="00000000" w:rsidRPr="00000000">
        <w:rPr>
          <w:rtl w:val="0"/>
        </w:rPr>
        <w:t xml:space="preserve">do not appear to be</w:t>
      </w:r>
      <w:r w:rsidDel="00000000" w:rsidR="00000000" w:rsidRPr="00000000">
        <w:rPr>
          <w:rFonts w:ascii="Proxima Nova" w:cs="Proxima Nova" w:eastAsia="Proxima Nova" w:hAnsi="Proxima Nova"/>
          <w:rtl w:val="0"/>
        </w:rPr>
        <w:t xml:space="preserve"> scanned for misconfigurations</w:t>
      </w:r>
    </w:p>
    <w:p w:rsidR="00000000" w:rsidDel="00000000" w:rsidP="00000000" w:rsidRDefault="00000000" w:rsidRPr="00000000" w14:paraId="00000059">
      <w:pPr>
        <w:numPr>
          <w:ilvl w:val="0"/>
          <w:numId w:val="7"/>
        </w:numPr>
        <w:ind w:left="720" w:hanging="360"/>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Container scanning</w:t>
      </w:r>
      <w:r w:rsidDel="00000000" w:rsidR="00000000" w:rsidRPr="00000000">
        <w:rPr>
          <w:rFonts w:ascii="Proxima Nova" w:cs="Proxima Nova" w:eastAsia="Proxima Nova" w:hAnsi="Proxima Nova"/>
          <w:rtl w:val="0"/>
        </w:rPr>
        <w:t xml:space="preserve"> - Base images and build artifacts are not scanned for OS-level or layered vulnerabilities.</w:t>
      </w:r>
    </w:p>
    <w:p w:rsidR="00000000" w:rsidDel="00000000" w:rsidP="00000000" w:rsidRDefault="00000000" w:rsidRPr="00000000" w14:paraId="0000005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Proxima Nova" w:cs="Proxima Nova" w:eastAsia="Proxima Nova" w:hAnsi="Proxima Nova"/>
          <w:rtl w:val="0"/>
        </w:rPr>
        <w:t xml:space="preserve">Each gap is entered on the </w:t>
      </w:r>
      <w:commentRangeStart w:id="6"/>
      <w:r w:rsidDel="00000000" w:rsidR="00000000" w:rsidRPr="00000000">
        <w:rPr>
          <w:rFonts w:ascii="Proxima Nova" w:cs="Proxima Nova" w:eastAsia="Proxima Nova" w:hAnsi="Proxima Nova"/>
          <w:rtl w:val="0"/>
        </w:rPr>
        <w:t xml:space="preserve">program roadmap</w:t>
      </w:r>
      <w:commentRangeEnd w:id="6"/>
      <w:r w:rsidDel="00000000" w:rsidR="00000000" w:rsidRPr="00000000">
        <w:commentReference w:id="6"/>
      </w:r>
      <w:r w:rsidDel="00000000" w:rsidR="00000000" w:rsidRPr="00000000">
        <w:rPr>
          <w:rFonts w:ascii="Proxima Nova" w:cs="Proxima Nova" w:eastAsia="Proxima Nova" w:hAnsi="Proxima Nova"/>
          <w:rtl w:val="0"/>
        </w:rPr>
        <w:t xml:space="preserve"> with a risk-based target for closure. Until closed, the gap is a standing item in the </w:t>
      </w:r>
      <w:commentRangeStart w:id="7"/>
      <w:r w:rsidDel="00000000" w:rsidR="00000000" w:rsidRPr="00000000">
        <w:rPr>
          <w:rFonts w:ascii="Proxima Nova" w:cs="Proxima Nova" w:eastAsia="Proxima Nova" w:hAnsi="Proxima Nova"/>
          <w:rtl w:val="0"/>
        </w:rPr>
        <w:t xml:space="preserve">governance forum</w:t>
      </w:r>
      <w:commentRangeEnd w:id="7"/>
      <w:r w:rsidDel="00000000" w:rsidR="00000000" w:rsidRPr="00000000">
        <w:commentReference w:id="7"/>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5C">
      <w:pPr>
        <w:pStyle w:val="Heading3"/>
        <w:rPr>
          <w:rFonts w:ascii="Proxima Nova" w:cs="Proxima Nova" w:eastAsia="Proxima Nova" w:hAnsi="Proxima Nova"/>
        </w:rPr>
      </w:pPr>
      <w:bookmarkStart w:colFirst="0" w:colLast="0" w:name="_70v0z5kzi4a0" w:id="20"/>
      <w:bookmarkEnd w:id="20"/>
      <w:commentRangeStart w:id="8"/>
      <w:commentRangeStart w:id="9"/>
      <w:r w:rsidDel="00000000" w:rsidR="00000000" w:rsidRPr="00000000">
        <w:rPr>
          <w:rFonts w:ascii="Proxima Nova" w:cs="Proxima Nova" w:eastAsia="Proxima Nova" w:hAnsi="Proxima Nova"/>
          <w:rtl w:val="0"/>
        </w:rPr>
        <w:t xml:space="preserve">Repository GxP Impact Classification</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Every repository in scope must be classified before its findings can be prioritized because GxP impact, not just technical severity, sets the bar on risk tier. Classification is owned by the System Owner with QA concurrence and is recorded in a controlled repository inventory.</w:t>
      </w:r>
    </w:p>
    <w:p w:rsidR="00000000" w:rsidDel="00000000" w:rsidP="00000000" w:rsidRDefault="00000000" w:rsidRPr="00000000" w14:paraId="0000005E">
      <w:pPr>
        <w:rPr>
          <w:rFonts w:ascii="Proxima Nova" w:cs="Proxima Nova" w:eastAsia="Proxima Nova" w:hAnsi="Proxima Nov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Classification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Definition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Examples</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Handling posture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GxP-validated (patient-safety / data-integrity critical)</w:t>
            </w:r>
          </w:p>
        </w:tc>
        <w:tc>
          <w:tcPr>
            <w:shd w:fill="auto" w:val="clear"/>
            <w:tcMar>
              <w:top w:w="0.0" w:type="dxa"/>
              <w:left w:w="0.0" w:type="dxa"/>
              <w:bottom w:w="0.0" w:type="dxa"/>
              <w:right w:w="0.0" w:type="dxa"/>
            </w:tcMar>
            <w:vAlign w:val="top"/>
          </w:tcPr>
          <w:p w:rsidR="00000000" w:rsidDel="00000000" w:rsidP="00000000" w:rsidRDefault="00000000" w:rsidRPr="00000000" w14:paraId="00000064">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Software whose failure can affect patient safety, product quality, and/or the integrity/reliability of regulated records or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MES/LIMS components, clinical data capture (EDC), batch-record systems, QC/QMS apps, pharmacovigilance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spacing w:line="252.00000000000003"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Formal change control &amp; impact assessment; revalidation required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GxP-validated (supporting)</w:t>
            </w:r>
          </w:p>
        </w:tc>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Validated system with no direct patient-safety impact but holding regulated records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Document management, training records, audit-trail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Change control required; revalidation scope risk-assessed</w:t>
            </w:r>
          </w:p>
        </w:tc>
      </w:tr>
      <w:tr>
        <w:trPr>
          <w:cantSplit w:val="1"/>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GxP-validated (critical data-integrity)</w:t>
            </w:r>
          </w:p>
        </w:tc>
        <w:tc>
          <w:tcPr>
            <w:shd w:fill="auto" w:val="clear"/>
            <w:tcMar>
              <w:top w:w="0.0" w:type="dxa"/>
              <w:left w:w="0.0" w:type="dxa"/>
              <w:bottom w:w="0.0" w:type="dxa"/>
              <w:right w:w="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Software in which failure affects safety, product quality, or the integrity/reliability of regulated records or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MES/LIMS components, clinical data capture, batch-record systems, QC,QMS apps</w:t>
            </w:r>
          </w:p>
        </w:tc>
        <w:tc>
          <w:tcPr>
            <w:shd w:fill="auto" w:val="clear"/>
            <w:tcMar>
              <w:top w:w="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Formal change control, impact assessment, &amp; revalidation required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ePHI/PII-bearing (non-GxP)</w:t>
            </w:r>
          </w:p>
        </w:tc>
        <w:tc>
          <w:tcPr>
            <w:shd w:fill="auto" w:val="clear"/>
            <w:tcMar>
              <w:top w:w="0.0" w:type="dxa"/>
              <w:left w:w="0.0" w:type="dxa"/>
              <w:bottom w:w="0.0" w:type="dxa"/>
              <w:right w:w="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Not GxP-validated but processes personal/health data</w:t>
            </w:r>
          </w:p>
        </w:tc>
        <w:tc>
          <w:tcPr>
            <w:shd w:fill="auto" w:val="clear"/>
            <w:tcMar>
              <w:top w:w="0.0" w:type="dxa"/>
              <w:left w:w="0.0" w:type="dxa"/>
              <w:bottom w:w="0.0" w:type="dxa"/>
              <w:right w:w="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Internal portals handling PII, analytics on de-identified data</w:t>
            </w:r>
          </w:p>
        </w:tc>
        <w:tc>
          <w:tcPr>
            <w:shd w:fill="auto" w:val="clear"/>
            <w:tcMar>
              <w:top w:w="0.0" w:type="dxa"/>
              <w:left w:w="0.0" w:type="dxa"/>
              <w:bottom w:w="0.0" w:type="dxa"/>
              <w:right w:w="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Privacy/security obligations apply; lighter change handling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Non-GxP, non-regulated</w:t>
            </w:r>
          </w:p>
        </w:tc>
        <w:tc>
          <w:tcPr>
            <w:shd w:fill="auto" w:val="clear"/>
            <w:tcMar>
              <w:top w:w="0.0" w:type="dxa"/>
              <w:left w:w="0.0" w:type="dxa"/>
              <w:bottom w:w="0.0" w:type="dxa"/>
              <w:right w:w="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Internal tooling, prototypes, marketing, non-regulated utilities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Build tooling, internal dashboards</w:t>
            </w:r>
          </w:p>
        </w:tc>
        <w:tc>
          <w:tcPr>
            <w:shd w:fill="auto" w:val="clear"/>
            <w:tcMar>
              <w:top w:w="0.0" w:type="dxa"/>
              <w:left w:w="0.0" w:type="dxa"/>
              <w:bottom w:w="0.0" w:type="dxa"/>
              <w:right w:w="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Lightweight handling; standard engineering workflow</w:t>
            </w:r>
          </w:p>
        </w:tc>
      </w:tr>
    </w:tbl>
    <w:p w:rsidR="00000000" w:rsidDel="00000000" w:rsidP="00000000" w:rsidRDefault="00000000" w:rsidRPr="00000000" w14:paraId="0000007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8">
      <w:pPr>
        <w:pStyle w:val="Heading3"/>
        <w:widowControl w:val="0"/>
        <w:rPr>
          <w:rFonts w:ascii="Proxima Nova" w:cs="Proxima Nova" w:eastAsia="Proxima Nova" w:hAnsi="Proxima Nova"/>
        </w:rPr>
      </w:pPr>
      <w:bookmarkStart w:colFirst="0" w:colLast="0" w:name="_odk6fw2a5pol" w:id="21"/>
      <w:bookmarkEnd w:id="21"/>
      <w:r w:rsidDel="00000000" w:rsidR="00000000" w:rsidRPr="00000000">
        <w:rPr>
          <w:rFonts w:ascii="Proxima Nova" w:cs="Proxima Nova" w:eastAsia="Proxima Nova" w:hAnsi="Proxima Nova"/>
          <w:rtl w:val="0"/>
        </w:rPr>
        <w:t xml:space="preserve">How GxP Criticality Drives Prioritization</w:t>
      </w:r>
    </w:p>
    <w:p w:rsidR="00000000" w:rsidDel="00000000" w:rsidP="00000000" w:rsidRDefault="00000000" w:rsidRPr="00000000" w14:paraId="0000007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program operates under the logic that GxP classification of a repository acts as a risk multiplier and a tier floor. A finding of identical CVSS severity is escalated when it sits in a Category 5 patient safety system and may be down-tiered when it sits in a non-GxP utility. This is defined in </w:t>
      </w:r>
      <w:r w:rsidDel="00000000" w:rsidR="00000000" w:rsidRPr="00000000">
        <w:rPr>
          <w:rtl w:val="0"/>
        </w:rPr>
        <w:t xml:space="preserve">the section</w:t>
      </w:r>
      <w:r w:rsidDel="00000000" w:rsidR="00000000" w:rsidRPr="00000000">
        <w:rPr>
          <w:rFonts w:ascii="Proxima Nova" w:cs="Proxima Nova" w:eastAsia="Proxima Nova" w:hAnsi="Proxima Nova"/>
          <w:rtl w:val="0"/>
        </w:rPr>
        <w:t xml:space="preserve"> below.</w:t>
      </w:r>
    </w:p>
    <w:p w:rsidR="00000000" w:rsidDel="00000000" w:rsidP="00000000" w:rsidRDefault="00000000" w:rsidRPr="00000000" w14:paraId="0000007A">
      <w:pPr>
        <w:pStyle w:val="Heading1"/>
        <w:rPr/>
      </w:pPr>
      <w:bookmarkStart w:colFirst="0" w:colLast="0" w:name="_riyyotyncp0u" w:id="22"/>
      <w:bookmarkEnd w:id="22"/>
      <w:r w:rsidDel="00000000" w:rsidR="00000000" w:rsidRPr="00000000">
        <w:rPr>
          <w:rtl w:val="0"/>
        </w:rPr>
        <w:t xml:space="preserve">Current-State Baseline</w:t>
      </w:r>
    </w:p>
    <w:p w:rsidR="00000000" w:rsidDel="00000000" w:rsidP="00000000" w:rsidRDefault="00000000" w:rsidRPr="00000000" w14:paraId="0000007B">
      <w:pPr>
        <w:rPr/>
      </w:pPr>
      <w:r w:rsidDel="00000000" w:rsidR="00000000" w:rsidRPr="00000000">
        <w:rPr>
          <w:rtl w:val="0"/>
        </w:rPr>
        <w:t xml:space="preserve">At the time of this writing, there were 23 organizations scanned in Pfizer’s GitHub Enterprise environment. Within these organizations, 8,613 repositories were discovered to have findings in GHAS. This data is included as the measure starting baseline. Figures have been transcribed from the Security Findings Report and should be updated as necessary.</w:t>
      </w:r>
    </w:p>
    <w:p w:rsidR="00000000" w:rsidDel="00000000" w:rsidP="00000000" w:rsidRDefault="00000000" w:rsidRPr="00000000" w14:paraId="0000007C">
      <w:pPr>
        <w:pStyle w:val="Heading2"/>
        <w:rPr/>
      </w:pPr>
      <w:bookmarkStart w:colFirst="0" w:colLast="0" w:name="_t95xdmhon0i1" w:id="23"/>
      <w:bookmarkEnd w:id="23"/>
      <w:r w:rsidDel="00000000" w:rsidR="00000000" w:rsidRPr="00000000">
        <w:rPr>
          <w:rtl w:val="0"/>
        </w:rPr>
        <w:t xml:space="preserve">Summary of Findings</w:t>
      </w:r>
    </w:p>
    <w:p w:rsidR="00000000" w:rsidDel="00000000" w:rsidP="00000000" w:rsidRDefault="00000000" w:rsidRPr="00000000" w14:paraId="0000007D">
      <w:pPr>
        <w:rPr/>
      </w:pPr>
      <w:r w:rsidDel="00000000" w:rsidR="00000000" w:rsidRPr="00000000">
        <w:rPr>
          <w:rtl w:val="0"/>
        </w:rPr>
      </w:r>
    </w:p>
    <w:tbl>
      <w:tblPr>
        <w:tblStyle w:val="Table3"/>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385"/>
        <w:tblGridChange w:id="0">
          <w:tblGrid>
            <w:gridCol w:w="3855"/>
            <w:gridCol w:w="2385"/>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color w:val="ffffff"/>
              </w:rPr>
            </w:pPr>
            <w:r w:rsidDel="00000000" w:rsidR="00000000" w:rsidRPr="00000000">
              <w:rPr>
                <w:b w:val="1"/>
                <w:bCs w:val="1"/>
                <w:color w:val="ffffff"/>
                <w:rtl w:val="0"/>
              </w:rPr>
              <w:t xml:space="preserve">Metric</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color w:val="ffffff"/>
              </w:rPr>
            </w:pPr>
            <w:r w:rsidDel="00000000" w:rsidR="00000000" w:rsidRPr="00000000">
              <w:rPr>
                <w:b w:val="1"/>
                <w:bCs w:val="1"/>
                <w:color w:val="ffffff"/>
                <w:rtl w:val="0"/>
              </w:rPr>
              <w:t xml:space="preserve">Quantity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Orgs Scanned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Distinct Check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Total Security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51,158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Repos with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8,613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Findings Referencing 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44,484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Scheduled (Cron)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1,013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AWS Secret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3,210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App RSA Key Findings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1,362</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Confirmed Secret Findings (RSA + 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4,572</w:t>
            </w:r>
          </w:p>
        </w:tc>
      </w:tr>
    </w:tbl>
    <w:p w:rsidR="00000000" w:rsidDel="00000000" w:rsidP="00000000" w:rsidRDefault="00000000" w:rsidRPr="00000000" w14:paraId="00000092">
      <w:pPr>
        <w:rPr/>
      </w:pPr>
      <w:r w:rsidDel="00000000" w:rsidR="00000000" w:rsidRPr="00000000">
        <w:rPr>
          <w:rtl w:val="0"/>
        </w:rPr>
      </w:r>
    </w:p>
    <w:tbl>
      <w:tblPr>
        <w:tblStyle w:val="Table4"/>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385"/>
        <w:tblGridChange w:id="0">
          <w:tblGrid>
            <w:gridCol w:w="3855"/>
            <w:gridCol w:w="2385"/>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bCs w:val="1"/>
                <w:color w:val="ffffff"/>
              </w:rPr>
            </w:pPr>
            <w:r w:rsidDel="00000000" w:rsidR="00000000" w:rsidRPr="00000000">
              <w:rPr>
                <w:b w:val="1"/>
                <w:bCs w:val="1"/>
                <w:color w:val="ffffff"/>
                <w:rtl w:val="0"/>
              </w:rPr>
              <w:t xml:space="preserve">Severity</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color w:val="ffffff"/>
              </w:rPr>
            </w:pPr>
            <w:r w:rsidDel="00000000" w:rsidR="00000000" w:rsidRPr="00000000">
              <w:rPr>
                <w:b w:val="1"/>
                <w:bCs w:val="1"/>
                <w:color w:val="ffffff"/>
                <w:rtl w:val="0"/>
              </w:rPr>
              <w:t xml:space="preserve">Count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43,448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7,194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448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68</w:t>
            </w:r>
          </w:p>
        </w:tc>
      </w:tr>
    </w:tbl>
    <w:p w:rsidR="00000000" w:rsidDel="00000000" w:rsidP="00000000" w:rsidRDefault="00000000" w:rsidRPr="00000000" w14:paraId="0000009D">
      <w:pPr>
        <w:pStyle w:val="Heading2"/>
        <w:rPr/>
      </w:pPr>
      <w:bookmarkStart w:colFirst="0" w:colLast="0" w:name="_ha5bu2h019mk" w:id="24"/>
      <w:bookmarkEnd w:id="24"/>
      <w:r w:rsidDel="00000000" w:rsidR="00000000" w:rsidRPr="00000000">
        <w:rPr>
          <w:rtl w:val="0"/>
        </w:rPr>
        <w:t xml:space="preserve">Understanding the Findings</w:t>
      </w:r>
    </w:p>
    <w:p w:rsidR="00000000" w:rsidDel="00000000" w:rsidP="00000000" w:rsidRDefault="00000000" w:rsidRPr="00000000" w14:paraId="0000009E">
      <w:pPr>
        <w:rPr/>
      </w:pPr>
      <w:r w:rsidDel="00000000" w:rsidR="00000000" w:rsidRPr="00000000">
        <w:rPr>
          <w:rtl w:val="0"/>
        </w:rPr>
        <w:t xml:space="preserve">It is important to note that the findings described in this section are reflective of GitHub Actions CI/CD supply-chain hygiene. The three largest check types (missing workflow permissions, unvetted action owners, and unpinned Actions tags) account for approximately 82% of all findings.</w:t>
      </w:r>
    </w:p>
    <w:p w:rsidR="00000000" w:rsidDel="00000000" w:rsidP="00000000" w:rsidRDefault="00000000" w:rsidRPr="00000000" w14:paraId="0000009F">
      <w:pPr>
        <w:rPr/>
      </w:pPr>
      <w:r w:rsidDel="00000000" w:rsidR="00000000" w:rsidRPr="00000000">
        <w:rPr>
          <w:rtl w:val="0"/>
        </w:rPr>
      </w:r>
    </w:p>
    <w:tbl>
      <w:tblPr>
        <w:tblStyle w:val="Table5"/>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140"/>
        <w:gridCol w:w="1455"/>
        <w:gridCol w:w="3255"/>
        <w:tblGridChange w:id="0">
          <w:tblGrid>
            <w:gridCol w:w="2655"/>
            <w:gridCol w:w="1140"/>
            <w:gridCol w:w="1455"/>
            <w:gridCol w:w="3255"/>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bCs w:val="1"/>
                <w:color w:val="ffffff"/>
              </w:rPr>
            </w:pPr>
            <w:r w:rsidDel="00000000" w:rsidR="00000000" w:rsidRPr="00000000">
              <w:rPr>
                <w:b w:val="1"/>
                <w:bCs w:val="1"/>
                <w:color w:val="ffffff"/>
                <w:rtl w:val="0"/>
              </w:rPr>
              <w:t xml:space="preserve">Check</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color w:val="ffffff"/>
              </w:rPr>
            </w:pPr>
            <w:r w:rsidDel="00000000" w:rsidR="00000000" w:rsidRPr="00000000">
              <w:rPr>
                <w:b w:val="1"/>
                <w:bCs w:val="1"/>
                <w:color w:val="ffffff"/>
                <w:rtl w:val="0"/>
              </w:rPr>
              <w:t xml:space="preserve">Count</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color w:val="ffffff"/>
              </w:rPr>
            </w:pPr>
            <w:r w:rsidDel="00000000" w:rsidR="00000000" w:rsidRPr="00000000">
              <w:rPr>
                <w:b w:val="1"/>
                <w:bCs w:val="1"/>
                <w:color w:val="ffffff"/>
                <w:rtl w:val="0"/>
              </w:rPr>
              <w:t xml:space="preserve">Percentage</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b w:val="1"/>
                <w:bCs w:val="1"/>
                <w:color w:val="ffffff"/>
              </w:rPr>
            </w:pPr>
            <w:r w:rsidDel="00000000" w:rsidR="00000000" w:rsidRPr="00000000">
              <w:rPr>
                <w:b w:val="1"/>
                <w:bCs w:val="1"/>
                <w:color w:val="ffffff"/>
                <w:rtl w:val="0"/>
              </w:rPr>
              <w:t xml:space="preserve">Class</w:t>
            </w:r>
          </w:p>
        </w:tc>
      </w:tr>
      <w:tr>
        <w:trPr>
          <w:cantSplit w:val="0"/>
          <w:tblHeader w:val="0"/>
        </w:trPr>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0A4">
            <w:pPr>
              <w:widowControl w:val="0"/>
              <w:rPr/>
            </w:pPr>
            <w:r w:rsidDel="00000000" w:rsidR="00000000" w:rsidRPr="00000000">
              <w:rPr>
                <w:rtl w:val="0"/>
              </w:rPr>
              <w:t xml:space="preserve">missing_permissions</w:t>
            </w:r>
          </w:p>
        </w:tc>
        <w:tc>
          <w:tcPr>
            <w:tcBorders>
              <w:top w:color="000000" w:space="0" w:sz="6"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rFonts w:ascii="Calibri" w:cs="Calibri" w:eastAsia="Calibri" w:hAnsi="Calibri"/>
              </w:rPr>
            </w:pPr>
            <w:r w:rsidDel="00000000" w:rsidR="00000000" w:rsidRPr="00000000">
              <w:rPr>
                <w:rFonts w:ascii="Calibri" w:cs="Calibri" w:eastAsia="Calibri" w:hAnsi="Calibri"/>
                <w:rtl w:val="0"/>
              </w:rPr>
              <w:t xml:space="preserve">17,445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6">
            <w:pPr>
              <w:spacing w:line="252.00000000000003" w:lineRule="auto"/>
              <w:rPr>
                <w:sz w:val="20"/>
                <w:szCs w:val="20"/>
              </w:rPr>
            </w:pPr>
            <w:r w:rsidDel="00000000" w:rsidR="00000000" w:rsidRPr="00000000">
              <w:rPr>
                <w:sz w:val="20"/>
                <w:szCs w:val="20"/>
                <w:rtl w:val="0"/>
              </w:rPr>
              <w:t xml:space="preserve">34.1%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7">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8">
            <w:pPr>
              <w:widowControl w:val="0"/>
              <w:rPr/>
            </w:pPr>
            <w:r w:rsidDel="00000000" w:rsidR="00000000" w:rsidRPr="00000000">
              <w:rPr>
                <w:rtl w:val="0"/>
              </w:rPr>
              <w:t xml:space="preserve">unvetted_action_owner</w:t>
            </w:r>
          </w:p>
        </w:tc>
        <w:tc>
          <w:tcPr>
            <w:tcMar>
              <w:top w:w="0.0" w:type="dxa"/>
              <w:left w:w="40.0" w:type="dxa"/>
              <w:bottom w:w="0.0" w:type="dxa"/>
              <w:right w:w="40.0" w:type="dxa"/>
            </w:tcMar>
            <w:vAlign w:val="bottom"/>
          </w:tcPr>
          <w:p w:rsidR="00000000" w:rsidDel="00000000" w:rsidP="00000000" w:rsidRDefault="00000000" w:rsidRPr="00000000" w14:paraId="000000A9">
            <w:pPr>
              <w:widowControl w:val="0"/>
              <w:jc w:val="right"/>
              <w:rPr>
                <w:rFonts w:ascii="Calibri" w:cs="Calibri" w:eastAsia="Calibri" w:hAnsi="Calibri"/>
              </w:rPr>
            </w:pPr>
            <w:r w:rsidDel="00000000" w:rsidR="00000000" w:rsidRPr="00000000">
              <w:rPr>
                <w:rFonts w:ascii="Calibri" w:cs="Calibri" w:eastAsia="Calibri" w:hAnsi="Calibri"/>
                <w:rtl w:val="0"/>
              </w:rPr>
              <w:t xml:space="preserve">12,533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A">
            <w:pPr>
              <w:spacing w:line="252.00000000000003" w:lineRule="auto"/>
              <w:rPr>
                <w:sz w:val="20"/>
                <w:szCs w:val="20"/>
              </w:rPr>
            </w:pPr>
            <w:r w:rsidDel="00000000" w:rsidR="00000000" w:rsidRPr="00000000">
              <w:rPr>
                <w:sz w:val="20"/>
                <w:szCs w:val="20"/>
                <w:rtl w:val="0"/>
              </w:rPr>
              <w:t xml:space="preserve">24.5%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B">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C">
            <w:pPr>
              <w:widowControl w:val="0"/>
              <w:rPr/>
            </w:pPr>
            <w:r w:rsidDel="00000000" w:rsidR="00000000" w:rsidRPr="00000000">
              <w:rPr>
                <w:rtl w:val="0"/>
              </w:rPr>
              <w:t xml:space="preserve">unpinned_action_tag</w:t>
            </w:r>
          </w:p>
        </w:tc>
        <w:tc>
          <w:tcPr>
            <w:tcMar>
              <w:top w:w="0.0" w:type="dxa"/>
              <w:left w:w="40.0" w:type="dxa"/>
              <w:bottom w:w="0.0" w:type="dxa"/>
              <w:right w:w="40.0" w:type="dxa"/>
            </w:tcMar>
            <w:vAlign w:val="bottom"/>
          </w:tcPr>
          <w:p w:rsidR="00000000" w:rsidDel="00000000" w:rsidP="00000000" w:rsidRDefault="00000000" w:rsidRPr="00000000" w14:paraId="000000AD">
            <w:pPr>
              <w:widowControl w:val="0"/>
              <w:jc w:val="right"/>
              <w:rPr>
                <w:rFonts w:ascii="Calibri" w:cs="Calibri" w:eastAsia="Calibri" w:hAnsi="Calibri"/>
              </w:rPr>
            </w:pPr>
            <w:r w:rsidDel="00000000" w:rsidR="00000000" w:rsidRPr="00000000">
              <w:rPr>
                <w:rFonts w:ascii="Calibri" w:cs="Calibri" w:eastAsia="Calibri" w:hAnsi="Calibri"/>
                <w:rtl w:val="0"/>
              </w:rPr>
              <w:t xml:space="preserve">12,097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E">
            <w:pPr>
              <w:spacing w:line="252.00000000000003" w:lineRule="auto"/>
              <w:rPr>
                <w:sz w:val="20"/>
                <w:szCs w:val="20"/>
              </w:rPr>
            </w:pPr>
            <w:r w:rsidDel="00000000" w:rsidR="00000000" w:rsidRPr="00000000">
              <w:rPr>
                <w:sz w:val="20"/>
                <w:szCs w:val="20"/>
                <w:rtl w:val="0"/>
              </w:rPr>
              <w:t xml:space="preserve">23.6%</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AF">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0">
            <w:pPr>
              <w:widowControl w:val="0"/>
              <w:rPr/>
            </w:pPr>
            <w:r w:rsidDel="00000000" w:rsidR="00000000" w:rsidRPr="00000000">
              <w:rPr>
                <w:rtl w:val="0"/>
              </w:rPr>
              <w:t xml:space="preserve">aws_secret</w:t>
            </w:r>
          </w:p>
        </w:tc>
        <w:tc>
          <w:tcPr>
            <w:tcMar>
              <w:top w:w="0.0" w:type="dxa"/>
              <w:left w:w="40.0" w:type="dxa"/>
              <w:bottom w:w="0.0" w:type="dxa"/>
              <w:right w:w="40.0" w:type="dxa"/>
            </w:tcMar>
            <w:vAlign w:val="bottom"/>
          </w:tcPr>
          <w:p w:rsidR="00000000" w:rsidDel="00000000" w:rsidP="00000000" w:rsidRDefault="00000000" w:rsidRPr="00000000" w14:paraId="000000B1">
            <w:pPr>
              <w:widowControl w:val="0"/>
              <w:jc w:val="right"/>
              <w:rPr>
                <w:rFonts w:ascii="Calibri" w:cs="Calibri" w:eastAsia="Calibri" w:hAnsi="Calibri"/>
              </w:rPr>
            </w:pPr>
            <w:r w:rsidDel="00000000" w:rsidR="00000000" w:rsidRPr="00000000">
              <w:rPr>
                <w:rFonts w:ascii="Calibri" w:cs="Calibri" w:eastAsia="Calibri" w:hAnsi="Calibri"/>
                <w:rtl w:val="0"/>
              </w:rPr>
              <w:t xml:space="preserve">3,210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2">
            <w:pPr>
              <w:spacing w:line="252.00000000000003" w:lineRule="auto"/>
              <w:rPr>
                <w:sz w:val="20"/>
                <w:szCs w:val="20"/>
              </w:rPr>
            </w:pPr>
            <w:r w:rsidDel="00000000" w:rsidR="00000000" w:rsidRPr="00000000">
              <w:rPr>
                <w:sz w:val="20"/>
                <w:szCs w:val="20"/>
                <w:rtl w:val="0"/>
              </w:rPr>
              <w:t xml:space="preserve">6.3%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3">
            <w:pPr>
              <w:spacing w:line="252.00000000000003" w:lineRule="auto"/>
              <w:rPr>
                <w:sz w:val="20"/>
                <w:szCs w:val="20"/>
              </w:rPr>
            </w:pPr>
            <w:r w:rsidDel="00000000" w:rsidR="00000000" w:rsidRPr="00000000">
              <w:rPr>
                <w:sz w:val="20"/>
                <w:szCs w:val="20"/>
                <w:rtl w:val="0"/>
              </w:rPr>
              <w:t xml:space="preserve">Secret</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4">
            <w:pPr>
              <w:widowControl w:val="0"/>
              <w:rPr/>
            </w:pPr>
            <w:r w:rsidDel="00000000" w:rsidR="00000000" w:rsidRPr="00000000">
              <w:rPr>
                <w:rtl w:val="0"/>
              </w:rPr>
              <w:t xml:space="preserve">inline_package_install</w:t>
            </w:r>
          </w:p>
        </w:tc>
        <w:tc>
          <w:tcPr>
            <w:tcMar>
              <w:top w:w="0.0" w:type="dxa"/>
              <w:left w:w="40.0" w:type="dxa"/>
              <w:bottom w:w="0.0" w:type="dxa"/>
              <w:right w:w="40.0" w:type="dxa"/>
            </w:tcMar>
            <w:vAlign w:val="bottom"/>
          </w:tcPr>
          <w:p w:rsidR="00000000" w:rsidDel="00000000" w:rsidP="00000000" w:rsidRDefault="00000000" w:rsidRPr="00000000" w14:paraId="000000B5">
            <w:pPr>
              <w:widowControl w:val="0"/>
              <w:jc w:val="right"/>
              <w:rPr>
                <w:rFonts w:ascii="Calibri" w:cs="Calibri" w:eastAsia="Calibri" w:hAnsi="Calibri"/>
              </w:rPr>
            </w:pPr>
            <w:r w:rsidDel="00000000" w:rsidR="00000000" w:rsidRPr="00000000">
              <w:rPr>
                <w:rFonts w:ascii="Calibri" w:cs="Calibri" w:eastAsia="Calibri" w:hAnsi="Calibri"/>
                <w:rtl w:val="0"/>
              </w:rPr>
              <w:t xml:space="preserve">1,697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6">
            <w:pPr>
              <w:spacing w:line="252.00000000000003" w:lineRule="auto"/>
              <w:rPr>
                <w:sz w:val="20"/>
                <w:szCs w:val="20"/>
              </w:rPr>
            </w:pPr>
            <w:r w:rsidDel="00000000" w:rsidR="00000000" w:rsidRPr="00000000">
              <w:rPr>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7">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8">
            <w:pPr>
              <w:widowControl w:val="0"/>
              <w:rPr/>
            </w:pPr>
            <w:r w:rsidDel="00000000" w:rsidR="00000000" w:rsidRPr="00000000">
              <w:rPr>
                <w:rtl w:val="0"/>
              </w:rPr>
              <w:t xml:space="preserve">app_rsa_key</w:t>
            </w:r>
          </w:p>
        </w:tc>
        <w:tc>
          <w:tcPr>
            <w:tcMar>
              <w:top w:w="0.0" w:type="dxa"/>
              <w:left w:w="40.0" w:type="dxa"/>
              <w:bottom w:w="0.0" w:type="dxa"/>
              <w:right w:w="40.0" w:type="dxa"/>
            </w:tcMar>
            <w:vAlign w:val="bottom"/>
          </w:tcPr>
          <w:p w:rsidR="00000000" w:rsidDel="00000000" w:rsidP="00000000" w:rsidRDefault="00000000" w:rsidRPr="00000000" w14:paraId="000000B9">
            <w:pPr>
              <w:widowControl w:val="0"/>
              <w:jc w:val="right"/>
              <w:rPr>
                <w:rFonts w:ascii="Calibri" w:cs="Calibri" w:eastAsia="Calibri" w:hAnsi="Calibri"/>
              </w:rPr>
            </w:pPr>
            <w:r w:rsidDel="00000000" w:rsidR="00000000" w:rsidRPr="00000000">
              <w:rPr>
                <w:rFonts w:ascii="Calibri" w:cs="Calibri" w:eastAsia="Calibri" w:hAnsi="Calibri"/>
                <w:rtl w:val="0"/>
              </w:rPr>
              <w:t xml:space="preserve">1,362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A">
            <w:pPr>
              <w:spacing w:line="252.00000000000003" w:lineRule="auto"/>
              <w:rPr>
                <w:sz w:val="20"/>
                <w:szCs w:val="20"/>
              </w:rPr>
            </w:pPr>
            <w:r w:rsidDel="00000000" w:rsidR="00000000" w:rsidRPr="00000000">
              <w:rPr>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B">
            <w:pPr>
              <w:spacing w:line="252.00000000000003" w:lineRule="auto"/>
              <w:rPr>
                <w:sz w:val="20"/>
                <w:szCs w:val="20"/>
              </w:rPr>
            </w:pPr>
            <w:r w:rsidDel="00000000" w:rsidR="00000000" w:rsidRPr="00000000">
              <w:rPr>
                <w:sz w:val="20"/>
                <w:szCs w:val="20"/>
                <w:rtl w:val="0"/>
              </w:rPr>
              <w:t xml:space="preserve">Secret</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C">
            <w:pPr>
              <w:widowControl w:val="0"/>
              <w:rPr/>
            </w:pPr>
            <w:r w:rsidDel="00000000" w:rsidR="00000000" w:rsidRPr="00000000">
              <w:rPr>
                <w:rtl w:val="0"/>
              </w:rPr>
              <w:t xml:space="preserve">action_on_branch</w:t>
            </w:r>
          </w:p>
        </w:tc>
        <w:tc>
          <w:tcPr>
            <w:tcMar>
              <w:top w:w="0.0" w:type="dxa"/>
              <w:left w:w="40.0" w:type="dxa"/>
              <w:bottom w:w="0.0" w:type="dxa"/>
              <w:right w:w="40.0" w:type="dxa"/>
            </w:tcMar>
            <w:vAlign w:val="bottom"/>
          </w:tcPr>
          <w:p w:rsidR="00000000" w:rsidDel="00000000" w:rsidP="00000000" w:rsidRDefault="00000000" w:rsidRPr="00000000" w14:paraId="000000BD">
            <w:pPr>
              <w:widowControl w:val="0"/>
              <w:jc w:val="right"/>
              <w:rPr>
                <w:rFonts w:ascii="Calibri" w:cs="Calibri" w:eastAsia="Calibri" w:hAnsi="Calibri"/>
              </w:rPr>
            </w:pPr>
            <w:r w:rsidDel="00000000" w:rsidR="00000000" w:rsidRPr="00000000">
              <w:rPr>
                <w:rFonts w:ascii="Calibri" w:cs="Calibri" w:eastAsia="Calibri" w:hAnsi="Calibri"/>
                <w:rtl w:val="0"/>
              </w:rPr>
              <w:t xml:space="preserve">1,295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E">
            <w:pPr>
              <w:spacing w:line="252.00000000000003"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BF">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0">
            <w:pPr>
              <w:widowControl w:val="0"/>
              <w:rPr/>
            </w:pPr>
            <w:r w:rsidDel="00000000" w:rsidR="00000000" w:rsidRPr="00000000">
              <w:rPr>
                <w:rtl w:val="0"/>
              </w:rPr>
              <w:t xml:space="preserve">write_all_permissions</w:t>
            </w:r>
          </w:p>
        </w:tc>
        <w:tc>
          <w:tcPr>
            <w:tcMar>
              <w:top w:w="0.0" w:type="dxa"/>
              <w:left w:w="40.0" w:type="dxa"/>
              <w:bottom w:w="0.0" w:type="dxa"/>
              <w:right w:w="40.0" w:type="dxa"/>
            </w:tcMar>
            <w:vAlign w:val="bottom"/>
          </w:tcPr>
          <w:p w:rsidR="00000000" w:rsidDel="00000000" w:rsidP="00000000" w:rsidRDefault="00000000" w:rsidRPr="00000000" w14:paraId="000000C1">
            <w:pPr>
              <w:widowControl w:val="0"/>
              <w:jc w:val="right"/>
              <w:rPr>
                <w:rFonts w:ascii="Calibri" w:cs="Calibri" w:eastAsia="Calibri" w:hAnsi="Calibri"/>
              </w:rPr>
            </w:pPr>
            <w:r w:rsidDel="00000000" w:rsidR="00000000" w:rsidRPr="00000000">
              <w:rPr>
                <w:rFonts w:ascii="Calibri" w:cs="Calibri" w:eastAsia="Calibri" w:hAnsi="Calibri"/>
                <w:rtl w:val="0"/>
              </w:rPr>
              <w:t xml:space="preserve">1,005</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2">
            <w:pPr>
              <w:spacing w:line="252.00000000000003"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3">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4">
            <w:pPr>
              <w:widowControl w:val="0"/>
              <w:rPr/>
            </w:pPr>
            <w:r w:rsidDel="00000000" w:rsidR="00000000" w:rsidRPr="00000000">
              <w:rPr>
                <w:rtl w:val="0"/>
              </w:rPr>
              <w:t xml:space="preserve">pull_request_target</w:t>
            </w:r>
          </w:p>
        </w:tc>
        <w:tc>
          <w:tcPr>
            <w:tcMar>
              <w:top w:w="0.0" w:type="dxa"/>
              <w:left w:w="40.0" w:type="dxa"/>
              <w:bottom w:w="0.0" w:type="dxa"/>
              <w:right w:w="40.0" w:type="dxa"/>
            </w:tcMar>
            <w:vAlign w:val="bottom"/>
          </w:tcPr>
          <w:p w:rsidR="00000000" w:rsidDel="00000000" w:rsidP="00000000" w:rsidRDefault="00000000" w:rsidRPr="00000000" w14:paraId="000000C5">
            <w:pPr>
              <w:widowControl w:val="0"/>
              <w:jc w:val="right"/>
              <w:rPr>
                <w:rFonts w:ascii="Calibri" w:cs="Calibri" w:eastAsia="Calibri" w:hAnsi="Calibri"/>
              </w:rPr>
            </w:pPr>
            <w:r w:rsidDel="00000000" w:rsidR="00000000" w:rsidRPr="00000000">
              <w:rPr>
                <w:rFonts w:ascii="Calibri" w:cs="Calibri" w:eastAsia="Calibri" w:hAnsi="Calibri"/>
                <w:rtl w:val="0"/>
              </w:rPr>
              <w:t xml:space="preserve">170</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6">
            <w:pPr>
              <w:spacing w:line="252.00000000000003" w:lineRule="auto"/>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7">
            <w:pPr>
              <w:spacing w:line="252.00000000000003" w:lineRule="auto"/>
              <w:rPr>
                <w:sz w:val="20"/>
                <w:szCs w:val="20"/>
              </w:rPr>
            </w:pPr>
            <w:r w:rsidDel="00000000" w:rsidR="00000000" w:rsidRPr="00000000">
              <w:rPr>
                <w:sz w:val="20"/>
                <w:szCs w:val="20"/>
                <w:rtl w:val="0"/>
              </w:rPr>
              <w:t xml:space="preserve">CI/CD Workflow</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8">
            <w:pPr>
              <w:widowControl w:val="0"/>
              <w:rPr/>
            </w:pPr>
            <w:r w:rsidDel="00000000" w:rsidR="00000000" w:rsidRPr="00000000">
              <w:rPr>
                <w:rtl w:val="0"/>
              </w:rPr>
              <w:t xml:space="preserve">untrusted_context_in_run</w:t>
            </w:r>
          </w:p>
        </w:tc>
        <w:tc>
          <w:tcPr>
            <w:tcMar>
              <w:top w:w="0.0" w:type="dxa"/>
              <w:left w:w="40.0" w:type="dxa"/>
              <w:bottom w:w="0.0" w:type="dxa"/>
              <w:right w:w="40.0" w:type="dxa"/>
            </w:tcMar>
            <w:vAlign w:val="bottom"/>
          </w:tcPr>
          <w:p w:rsidR="00000000" w:rsidDel="00000000" w:rsidP="00000000" w:rsidRDefault="00000000" w:rsidRPr="00000000" w14:paraId="000000C9">
            <w:pPr>
              <w:widowControl w:val="0"/>
              <w:jc w:val="right"/>
              <w:rPr>
                <w:rFonts w:ascii="Calibri" w:cs="Calibri" w:eastAsia="Calibri" w:hAnsi="Calibri"/>
              </w:rPr>
            </w:pPr>
            <w:r w:rsidDel="00000000" w:rsidR="00000000" w:rsidRPr="00000000">
              <w:rPr>
                <w:rFonts w:ascii="Calibri" w:cs="Calibri" w:eastAsia="Calibri" w:hAnsi="Calibri"/>
                <w:rtl w:val="0"/>
              </w:rPr>
              <w:t xml:space="preserve">127</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A">
            <w:pPr>
              <w:spacing w:line="252.00000000000003" w:lineRule="auto"/>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B">
            <w:pPr>
              <w:spacing w:line="252.00000000000003" w:lineRule="auto"/>
              <w:rPr>
                <w:sz w:val="20"/>
                <w:szCs w:val="20"/>
              </w:rPr>
            </w:pPr>
            <w:r w:rsidDel="00000000" w:rsidR="00000000" w:rsidRPr="00000000">
              <w:rPr>
                <w:sz w:val="20"/>
                <w:szCs w:val="20"/>
                <w:rtl w:val="0"/>
              </w:rPr>
              <w:t xml:space="preserve">CI/CD Injection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C">
            <w:pPr>
              <w:widowControl w:val="0"/>
              <w:rPr/>
            </w:pPr>
            <w:r w:rsidDel="00000000" w:rsidR="00000000" w:rsidRPr="00000000">
              <w:rPr>
                <w:rtl w:val="0"/>
              </w:rPr>
              <w:t xml:space="preserve">curl_pipe_shell</w:t>
            </w:r>
          </w:p>
        </w:tc>
        <w:tc>
          <w:tcPr>
            <w:tcMar>
              <w:top w:w="0.0" w:type="dxa"/>
              <w:left w:w="40.0" w:type="dxa"/>
              <w:bottom w:w="0.0" w:type="dxa"/>
              <w:right w:w="40.0" w:type="dxa"/>
            </w:tcMar>
            <w:vAlign w:val="bottom"/>
          </w:tcPr>
          <w:p w:rsidR="00000000" w:rsidDel="00000000" w:rsidP="00000000" w:rsidRDefault="00000000" w:rsidRPr="00000000" w14:paraId="000000CD">
            <w:pPr>
              <w:widowControl w:val="0"/>
              <w:jc w:val="right"/>
              <w:rPr>
                <w:rFonts w:ascii="Calibri" w:cs="Calibri" w:eastAsia="Calibri" w:hAnsi="Calibri"/>
              </w:rPr>
            </w:pPr>
            <w:r w:rsidDel="00000000" w:rsidR="00000000" w:rsidRPr="00000000">
              <w:rPr>
                <w:rFonts w:ascii="Calibri" w:cs="Calibri" w:eastAsia="Calibri" w:hAnsi="Calibri"/>
                <w:rtl w:val="0"/>
              </w:rPr>
              <w:t xml:space="preserve">103</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E">
            <w:pPr>
              <w:spacing w:line="252.00000000000003" w:lineRule="auto"/>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CF">
            <w:pPr>
              <w:spacing w:line="252.00000000000003" w:lineRule="auto"/>
              <w:rPr>
                <w:sz w:val="20"/>
                <w:szCs w:val="20"/>
              </w:rPr>
            </w:pPr>
            <w:r w:rsidDel="00000000" w:rsidR="00000000" w:rsidRPr="00000000">
              <w:rPr>
                <w:sz w:val="20"/>
                <w:szCs w:val="20"/>
                <w:rtl w:val="0"/>
              </w:rPr>
              <w:t xml:space="preserve">CI/CD Supply-Chain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0">
            <w:pPr>
              <w:widowControl w:val="0"/>
              <w:rPr/>
            </w:pPr>
            <w:r w:rsidDel="00000000" w:rsidR="00000000" w:rsidRPr="00000000">
              <w:rPr>
                <w:rtl w:val="0"/>
              </w:rPr>
              <w:t xml:space="preserve">parse_error</w:t>
            </w:r>
          </w:p>
        </w:tc>
        <w:tc>
          <w:tcPr>
            <w:tcMar>
              <w:top w:w="0.0" w:type="dxa"/>
              <w:left w:w="40.0" w:type="dxa"/>
              <w:bottom w:w="0.0" w:type="dxa"/>
              <w:right w:w="40.0" w:type="dxa"/>
            </w:tcMar>
            <w:vAlign w:val="bottom"/>
          </w:tcPr>
          <w:p w:rsidR="00000000" w:rsidDel="00000000" w:rsidP="00000000" w:rsidRDefault="00000000" w:rsidRPr="00000000" w14:paraId="000000D1">
            <w:pPr>
              <w:widowControl w:val="0"/>
              <w:jc w:val="right"/>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2">
            <w:pPr>
              <w:spacing w:line="252.00000000000003" w:lineRule="auto"/>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3">
            <w:pPr>
              <w:spacing w:line="252.00000000000003" w:lineRule="auto"/>
              <w:rPr>
                <w:sz w:val="20"/>
                <w:szCs w:val="20"/>
              </w:rPr>
            </w:pPr>
            <w:r w:rsidDel="00000000" w:rsidR="00000000" w:rsidRPr="00000000">
              <w:rPr>
                <w:sz w:val="20"/>
                <w:szCs w:val="20"/>
                <w:rtl w:val="0"/>
              </w:rPr>
              <w:t xml:space="preserve">Tooling</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4">
            <w:pPr>
              <w:widowControl w:val="0"/>
              <w:rPr/>
            </w:pPr>
            <w:r w:rsidDel="00000000" w:rsidR="00000000" w:rsidRPr="00000000">
              <w:rPr>
                <w:rtl w:val="0"/>
              </w:rPr>
              <w:t xml:space="preserve">deprecated_runner</w:t>
            </w:r>
          </w:p>
        </w:tc>
        <w:tc>
          <w:tcPr>
            <w:tcMar>
              <w:top w:w="0.0" w:type="dxa"/>
              <w:left w:w="40.0" w:type="dxa"/>
              <w:bottom w:w="0.0" w:type="dxa"/>
              <w:right w:w="40.0" w:type="dxa"/>
            </w:tcMar>
            <w:vAlign w:val="bottom"/>
          </w:tcPr>
          <w:p w:rsidR="00000000" w:rsidDel="00000000" w:rsidP="00000000" w:rsidRDefault="00000000" w:rsidRPr="00000000" w14:paraId="000000D5">
            <w:pPr>
              <w:widowControl w:val="0"/>
              <w:jc w:val="right"/>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6">
            <w:pPr>
              <w:spacing w:line="252.00000000000003" w:lineRule="auto"/>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D7">
            <w:pPr>
              <w:spacing w:line="252.00000000000003" w:lineRule="auto"/>
              <w:rPr>
                <w:sz w:val="20"/>
                <w:szCs w:val="20"/>
              </w:rPr>
            </w:pPr>
            <w:r w:rsidDel="00000000" w:rsidR="00000000" w:rsidRPr="00000000">
              <w:rPr>
                <w:sz w:val="20"/>
                <w:szCs w:val="20"/>
                <w:rtl w:val="0"/>
              </w:rPr>
              <w:t xml:space="preserve">CI/CD Hygiene</w:t>
            </w:r>
          </w:p>
        </w:tc>
      </w:tr>
    </w:tbl>
    <w:p>
      <w:pPr>
        <w:rPr>
          <w:ins w:id="1002" w:author="Modus Create" w:date="2026-07-12T00:00:00Z"/>
        </w:rPr>
        <w:pStyle w:val="Heading2"/>
      </w:pPr>
      <w:ins w:id="1001" w:author="Modus Create" w:date="2026-07-12T00:00:00Z">
        <w:r>
          <w:t>GitHub Actions Inventory (Action Supply-Chain SBOM)</w:t>
        </w:r>
      </w:ins>
    </w:p>
    <w:p>
      <w:pPr>
        <w:rPr>
          <w:ins w:id="1004" w:author="Modus Create" w:date="2026-07-12T00:00:00Z"/>
        </w:rPr>
      </w:pPr>
      <w:ins w:id="1003" w:author="Modus Create" w:date="2026-07-12T00:00:00Z">
        <w:r>
          <w:t>Beyond individual findings, the Workflow Auditor produces a complete inventory of every GitHub Actions reference used across the estate. This inventory functions as a software bill of materials (SBOM) for the CI/CD supply chain and underpins the unvetted-owner, unpinned-tag, and branch-reference findings: it is the denominator those findings are measured against and the authoritative source for allow-list governance.</w:t>
        </w:r>
      </w:ins>
    </w:p>
    <w:tbl>
      <w:tblPr>
        <w:tblStyle w:val="Table3"/>
        <w:tblW w:type="auto" w:w="0"/>
        <w:tblLook w:firstColumn="1" w:firstRow="1" w:lastColumn="0" w:lastRow="0" w:noHBand="0" w:noVBand="1" w:val="04A0"/>
      </w:tblPr>
      <w:tblGrid>
        <w:gridCol w:w="4680"/>
        <w:gridCol w:w="4680"/>
      </w:tblGrid>
      <w:tr>
        <w:trPr>
          <w:ins w:id="1005" w:author="Modus Create" w:date="2026-07-12T00:00:00Z"/>
        </w:trPr>
        <w:tc>
          <w:tcPr>
            <w:tcW w:type="dxa" w:w="4680"/>
          </w:tcPr>
          <w:p>
            <w:pPr>
              <w:rPr>
                <w:ins w:id="1007" w:author="Modus Create" w:date="2026-07-12T00:00:00Z"/>
              </w:rPr>
            </w:pPr>
            <w:ins w:id="1006" w:author="Modus Create" w:date="2026-07-12T00:00:00Z">
              <w:r>
                <w:rPr>
                  <w:b/>
                </w:rPr>
                <w:t>Metric</w:t>
              </w:r>
            </w:ins>
          </w:p>
        </w:tc>
        <w:tc>
          <w:tcPr>
            <w:tcW w:type="dxa" w:w="4680"/>
          </w:tcPr>
          <w:p>
            <w:pPr>
              <w:rPr>
                <w:ins w:id="1009" w:author="Modus Create" w:date="2026-07-12T00:00:00Z"/>
              </w:rPr>
            </w:pPr>
            <w:ins w:id="1008" w:author="Modus Create" w:date="2026-07-12T00:00:00Z">
              <w:r>
                <w:rPr>
                  <w:b/>
                </w:rPr>
                <w:t>Quantity</w:t>
              </w:r>
            </w:ins>
          </w:p>
        </w:tc>
      </w:tr>
      <w:tr>
        <w:trPr>
          <w:ins w:id="1010" w:author="Modus Create" w:date="2026-07-12T00:00:00Z"/>
        </w:trPr>
        <w:tc>
          <w:tcPr>
            <w:tcW w:type="dxa" w:w="4680"/>
          </w:tcPr>
          <w:p>
            <w:pPr>
              <w:rPr>
                <w:ins w:id="1012" w:author="Modus Create" w:date="2026-07-12T00:00:00Z"/>
              </w:rPr>
            </w:pPr>
            <w:ins w:id="1011" w:author="Modus Create" w:date="2026-07-12T00:00:00Z">
              <w:r>
                <w:t>Distinct action references</w:t>
              </w:r>
            </w:ins>
          </w:p>
        </w:tc>
        <w:tc>
          <w:tcPr>
            <w:tcW w:type="dxa" w:w="4680"/>
          </w:tcPr>
          <w:p>
            <w:pPr>
              <w:rPr>
                <w:ins w:id="1014" w:author="Modus Create" w:date="2026-07-12T00:00:00Z"/>
              </w:rPr>
            </w:pPr>
            <w:ins w:id="1013" w:author="Modus Create" w:date="2026-07-12T00:00:00Z">
              <w:r>
                <w:t>3,051</w:t>
              </w:r>
            </w:ins>
          </w:p>
        </w:tc>
      </w:tr>
      <w:tr>
        <w:trPr>
          <w:ins w:id="1015" w:author="Modus Create" w:date="2026-07-12T00:00:00Z"/>
        </w:trPr>
        <w:tc>
          <w:tcPr>
            <w:tcW w:type="dxa" w:w="4680"/>
          </w:tcPr>
          <w:p>
            <w:pPr>
              <w:rPr>
                <w:ins w:id="1017" w:author="Modus Create" w:date="2026-07-12T00:00:00Z"/>
              </w:rPr>
            </w:pPr>
            <w:ins w:id="1016" w:author="Modus Create" w:date="2026-07-12T00:00:00Z">
              <w:r>
                <w:t>Distinct action owners</w:t>
              </w:r>
            </w:ins>
          </w:p>
        </w:tc>
        <w:tc>
          <w:tcPr>
            <w:tcW w:type="dxa" w:w="4680"/>
          </w:tcPr>
          <w:p>
            <w:pPr>
              <w:rPr>
                <w:ins w:id="1019" w:author="Modus Create" w:date="2026-07-12T00:00:00Z"/>
              </w:rPr>
            </w:pPr>
            <w:ins w:id="1018" w:author="Modus Create" w:date="2026-07-12T00:00:00Z">
              <w:r>
                <w:t>284</w:t>
              </w:r>
            </w:ins>
          </w:p>
        </w:tc>
      </w:tr>
      <w:tr>
        <w:trPr>
          <w:ins w:id="1020" w:author="Modus Create" w:date="2026-07-12T00:00:00Z"/>
        </w:trPr>
        <w:tc>
          <w:tcPr>
            <w:tcW w:type="dxa" w:w="4680"/>
          </w:tcPr>
          <w:p>
            <w:pPr>
              <w:rPr>
                <w:ins w:id="1022" w:author="Modus Create" w:date="2026-07-12T00:00:00Z"/>
              </w:rPr>
            </w:pPr>
            <w:ins w:id="1021" w:author="Modus Create" w:date="2026-07-12T00:00:00Z">
              <w:r>
                <w:t>Total action invocations (all references)</w:t>
              </w:r>
            </w:ins>
          </w:p>
        </w:tc>
        <w:tc>
          <w:tcPr>
            <w:tcW w:type="dxa" w:w="4680"/>
          </w:tcPr>
          <w:p>
            <w:pPr>
              <w:rPr>
                <w:ins w:id="1024" w:author="Modus Create" w:date="2026-07-12T00:00:00Z"/>
              </w:rPr>
            </w:pPr>
            <w:ins w:id="1023" w:author="Modus Create" w:date="2026-07-12T00:00:00Z">
              <w:r>
                <w:t>86,904</w:t>
              </w:r>
            </w:ins>
          </w:p>
        </w:tc>
      </w:tr>
      <w:tr>
        <w:trPr>
          <w:ins w:id="1025" w:author="Modus Create" w:date="2026-07-12T00:00:00Z"/>
        </w:trPr>
        <w:tc>
          <w:tcPr>
            <w:tcW w:type="dxa" w:w="4680"/>
          </w:tcPr>
          <w:p>
            <w:pPr>
              <w:rPr>
                <w:ins w:id="1027" w:author="Modus Create" w:date="2026-07-12T00:00:00Z"/>
              </w:rPr>
            </w:pPr>
            <w:ins w:id="1026" w:author="Modus Create" w:date="2026-07-12T00:00:00Z">
              <w:r>
                <w:t>Pinned to commit SHA (immutable)</w:t>
              </w:r>
            </w:ins>
          </w:p>
        </w:tc>
        <w:tc>
          <w:tcPr>
            <w:tcW w:type="dxa" w:w="4680"/>
          </w:tcPr>
          <w:p>
            <w:pPr>
              <w:rPr>
                <w:ins w:id="1029" w:author="Modus Create" w:date="2026-07-12T00:00:00Z"/>
              </w:rPr>
            </w:pPr>
            <w:ins w:id="1028" w:author="Modus Create" w:date="2026-07-12T00:00:00Z">
              <w:r>
                <w:t>490</w:t>
              </w:r>
            </w:ins>
          </w:p>
        </w:tc>
      </w:tr>
      <w:tr>
        <w:trPr>
          <w:ins w:id="1030" w:author="Modus Create" w:date="2026-07-12T00:00:00Z"/>
        </w:trPr>
        <w:tc>
          <w:tcPr>
            <w:tcW w:type="dxa" w:w="4680"/>
          </w:tcPr>
          <w:p>
            <w:pPr>
              <w:rPr>
                <w:ins w:id="1032" w:author="Modus Create" w:date="2026-07-12T00:00:00Z"/>
              </w:rPr>
            </w:pPr>
            <w:ins w:id="1031" w:author="Modus Create" w:date="2026-07-12T00:00:00Z">
              <w:r>
                <w:t>Pinned to tag (mutable)</w:t>
              </w:r>
            </w:ins>
          </w:p>
        </w:tc>
        <w:tc>
          <w:tcPr>
            <w:tcW w:type="dxa" w:w="4680"/>
          </w:tcPr>
          <w:p>
            <w:pPr>
              <w:rPr>
                <w:ins w:id="1034" w:author="Modus Create" w:date="2026-07-12T00:00:00Z"/>
              </w:rPr>
            </w:pPr>
            <w:ins w:id="1033" w:author="Modus Create" w:date="2026-07-12T00:00:00Z">
              <w:r>
                <w:t>1,748</w:t>
              </w:r>
            </w:ins>
          </w:p>
        </w:tc>
      </w:tr>
      <w:tr>
        <w:trPr>
          <w:ins w:id="1035" w:author="Modus Create" w:date="2026-07-12T00:00:00Z"/>
        </w:trPr>
        <w:tc>
          <w:tcPr>
            <w:tcW w:type="dxa" w:w="4680"/>
          </w:tcPr>
          <w:p>
            <w:pPr>
              <w:rPr>
                <w:ins w:id="1037" w:author="Modus Create" w:date="2026-07-12T00:00:00Z"/>
              </w:rPr>
            </w:pPr>
            <w:ins w:id="1036" w:author="Modus Create" w:date="2026-07-12T00:00:00Z">
              <w:r>
                <w:t>Pinned to branch (mutable)</w:t>
              </w:r>
            </w:ins>
          </w:p>
        </w:tc>
        <w:tc>
          <w:tcPr>
            <w:tcW w:type="dxa" w:w="4680"/>
          </w:tcPr>
          <w:p>
            <w:pPr>
              <w:rPr>
                <w:ins w:id="1039" w:author="Modus Create" w:date="2026-07-12T00:00:00Z"/>
              </w:rPr>
            </w:pPr>
            <w:ins w:id="1038" w:author="Modus Create" w:date="2026-07-12T00:00:00Z">
              <w:r>
                <w:t>394</w:t>
              </w:r>
            </w:ins>
          </w:p>
        </w:tc>
      </w:tr>
      <w:tr>
        <w:trPr>
          <w:ins w:id="1040" w:author="Modus Create" w:date="2026-07-12T00:00:00Z"/>
        </w:trPr>
        <w:tc>
          <w:tcPr>
            <w:tcW w:type="dxa" w:w="4680"/>
          </w:tcPr>
          <w:p>
            <w:pPr>
              <w:rPr>
                <w:ins w:id="1042" w:author="Modus Create" w:date="2026-07-12T00:00:00Z"/>
              </w:rPr>
            </w:pPr>
            <w:ins w:id="1041" w:author="Modus Create" w:date="2026-07-12T00:00:00Z">
              <w:r>
                <w:t>Local (repository-relative) references</w:t>
              </w:r>
            </w:ins>
          </w:p>
        </w:tc>
        <w:tc>
          <w:tcPr>
            <w:tcW w:type="dxa" w:w="4680"/>
          </w:tcPr>
          <w:p>
            <w:pPr>
              <w:rPr>
                <w:ins w:id="1044" w:author="Modus Create" w:date="2026-07-12T00:00:00Z"/>
              </w:rPr>
            </w:pPr>
            <w:ins w:id="1043" w:author="Modus Create" w:date="2026-07-12T00:00:00Z">
              <w:r>
                <w:t>408</w:t>
              </w:r>
            </w:ins>
          </w:p>
        </w:tc>
      </w:tr>
      <w:tr>
        <w:trPr>
          <w:ins w:id="1045" w:author="Modus Create" w:date="2026-07-12T00:00:00Z"/>
        </w:trPr>
        <w:tc>
          <w:tcPr>
            <w:tcW w:type="dxa" w:w="4680"/>
          </w:tcPr>
          <w:p>
            <w:pPr>
              <w:rPr>
                <w:ins w:id="1047" w:author="Modus Create" w:date="2026-07-12T00:00:00Z"/>
              </w:rPr>
            </w:pPr>
            <w:ins w:id="1046" w:author="Modus Create" w:date="2026-07-12T00:00:00Z">
              <w:r>
                <w:t>Docker-image references</w:t>
              </w:r>
            </w:ins>
          </w:p>
        </w:tc>
        <w:tc>
          <w:tcPr>
            <w:tcW w:type="dxa" w:w="4680"/>
          </w:tcPr>
          <w:p>
            <w:pPr>
              <w:rPr>
                <w:ins w:id="1049" w:author="Modus Create" w:date="2026-07-12T00:00:00Z"/>
              </w:rPr>
            </w:pPr>
            <w:ins w:id="1048" w:author="Modus Create" w:date="2026-07-12T00:00:00Z">
              <w:r>
                <w:t>11</w:t>
              </w:r>
            </w:ins>
          </w:p>
        </w:tc>
      </w:tr>
      <w:tr>
        <w:trPr>
          <w:ins w:id="1050" w:author="Modus Create" w:date="2026-07-12T00:00:00Z"/>
        </w:trPr>
        <w:tc>
          <w:tcPr>
            <w:tcW w:type="dxa" w:w="4680"/>
          </w:tcPr>
          <w:p>
            <w:pPr>
              <w:rPr>
                <w:ins w:id="1052" w:author="Modus Create" w:date="2026-07-12T00:00:00Z"/>
              </w:rPr>
            </w:pPr>
            <w:ins w:id="1051" w:author="Modus Create" w:date="2026-07-12T00:00:00Z">
              <w:r>
                <w:t>Vetted owners (allow-listed)</w:t>
              </w:r>
            </w:ins>
          </w:p>
        </w:tc>
        <w:tc>
          <w:tcPr>
            <w:tcW w:type="dxa" w:w="4680"/>
          </w:tcPr>
          <w:p>
            <w:pPr>
              <w:rPr>
                <w:ins w:id="1054" w:author="Modus Create" w:date="2026-07-12T00:00:00Z"/>
              </w:rPr>
            </w:pPr>
            <w:ins w:id="1053" w:author="Modus Create" w:date="2026-07-12T00:00:00Z">
              <w:r>
                <w:t>2,253</w:t>
              </w:r>
            </w:ins>
          </w:p>
        </w:tc>
      </w:tr>
      <w:tr>
        <w:trPr>
          <w:ins w:id="1055" w:author="Modus Create" w:date="2026-07-12T00:00:00Z"/>
        </w:trPr>
        <w:tc>
          <w:tcPr>
            <w:tcW w:type="dxa" w:w="4680"/>
          </w:tcPr>
          <w:p>
            <w:pPr>
              <w:rPr>
                <w:ins w:id="1057" w:author="Modus Create" w:date="2026-07-12T00:00:00Z"/>
              </w:rPr>
            </w:pPr>
            <w:ins w:id="1056" w:author="Modus Create" w:date="2026-07-12T00:00:00Z">
              <w:r>
                <w:t>Unvetted owners (review candidates)</w:t>
              </w:r>
            </w:ins>
          </w:p>
        </w:tc>
        <w:tc>
          <w:tcPr>
            <w:tcW w:type="dxa" w:w="4680"/>
          </w:tcPr>
          <w:p>
            <w:pPr>
              <w:rPr>
                <w:ins w:id="1059" w:author="Modus Create" w:date="2026-07-12T00:00:00Z"/>
              </w:rPr>
            </w:pPr>
            <w:ins w:id="1058" w:author="Modus Create" w:date="2026-07-12T00:00:00Z">
              <w:r>
                <w:t>798</w:t>
              </w:r>
            </w:ins>
          </w:p>
        </w:tc>
      </w:tr>
    </w:tbl>
    <w:p>
      <w:pPr>
        <w:rPr>
          <w:ins w:id="1061" w:author="Modus Create" w:date="2026-07-12T00:00:00Z"/>
        </w:rPr>
      </w:pPr>
      <w:ins w:id="1060" w:author="Modus Create" w:date="2026-07-12T00:00:00Z">
        <w:r>
          <w:t>Pin posture is the key supply-chain lever: only the 490 SHA-pinned references (roughly 16% of distinct actions) are immutable; the remaining tag- and branch-pinned references can be silently reassigned by an upstream owner. The vetted/unvetted split reflects the owner allow-list described in the Detection Tuning section, and the 798 unvetted references form the priority backlog for the near-term supply-chain hardening on the roadmap.</w:t>
        </w:r>
      </w:ins>
    </w:p>
    <w:p>
      <w:pPr>
        <w:rPr>
          <w:ins w:id="1062" w:author="Modus Create" w:date="2026-07-12T00:00:00Z"/>
        </w:rPr>
      </w:pPr>
    </w:p>
    <w:p w:rsidR="00000000" w:rsidDel="00000000" w:rsidP="00000000" w:rsidRDefault="00000000" w:rsidRPr="00000000" w14:paraId="000000D8">
      <w:pPr>
        <w:pStyle w:val="Heading2"/>
        <w:rPr/>
      </w:pPr>
      <w:bookmarkStart w:colFirst="0" w:colLast="0" w:name="_j73ipkqsrfsu" w:id="25"/>
      <w:bookmarkEnd w:id="25"/>
      <w:r w:rsidDel="00000000" w:rsidR="00000000" w:rsidRPr="00000000">
        <w:rPr>
          <w:rtl w:val="0"/>
        </w:rPr>
        <w:t xml:space="preserve">Concentration of Exposure</w:t>
      </w:r>
    </w:p>
    <w:p w:rsidR="00000000" w:rsidDel="00000000" w:rsidP="00000000" w:rsidRDefault="00000000" w:rsidRPr="00000000" w14:paraId="000000D9">
      <w:pPr>
        <w:rPr/>
      </w:pPr>
      <w:r w:rsidDel="00000000" w:rsidR="00000000" w:rsidRPr="00000000">
        <w:rPr>
          <w:rtl w:val="0"/>
        </w:rPr>
        <w:t xml:space="preserve">Exposure is highly concentrated, which is favorable for a risk-based, prioritized rollout because a small number of orgs and repos carry a disproportionate share of the risk: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0"/>
        </w:numPr>
        <w:ind w:left="720" w:hanging="360"/>
        <w:rPr>
          <w:u w:val="none"/>
        </w:rPr>
      </w:pPr>
      <w:commentRangeStart w:id="10"/>
      <w:r w:rsidDel="00000000" w:rsidR="00000000" w:rsidRPr="00000000">
        <w:rPr>
          <w:rtl w:val="0"/>
        </w:rPr>
        <w:t xml:space="preserve">Organization - The primary Pfizer organization holds 29, 397, roughly 57% of the findings alone. The remainder of findings are in pfizer-rd with 5,012; pfizer-eps with 4,657; pfizer-analytics with 3,804; and pfizer-digital-manufacturing with 2,248.</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DC">
      <w:pPr>
        <w:numPr>
          <w:ilvl w:val="0"/>
          <w:numId w:val="10"/>
        </w:numPr>
        <w:ind w:left="720" w:hanging="360"/>
        <w:rPr>
          <w:u w:val="none"/>
        </w:rPr>
      </w:pPr>
      <w:r w:rsidDel="00000000" w:rsidR="00000000" w:rsidRPr="00000000">
        <w:rPr>
          <w:rtl w:val="0"/>
        </w:rPr>
        <w:t xml:space="preserve">Secrets - 3,595 of the 4,572 </w:t>
      </w:r>
      <w:commentRangeStart w:id="11"/>
      <w:r w:rsidDel="00000000" w:rsidR="00000000" w:rsidRPr="00000000">
        <w:rPr>
          <w:rtl w:val="0"/>
        </w:rPr>
        <w:t xml:space="preserve">confirmed</w:t>
      </w:r>
      <w:commentRangeEnd w:id="11"/>
      <w:r w:rsidDel="00000000" w:rsidR="00000000" w:rsidRPr="00000000">
        <w:commentReference w:id="11"/>
      </w:r>
      <w:r w:rsidDel="00000000" w:rsidR="00000000" w:rsidRPr="00000000">
        <w:rPr>
          <w:rtl w:val="0"/>
        </w:rPr>
        <w:t xml:space="preserve"> secret findings (~79%) sit in the primary Pfizer account; the AWS-secret check is already flagged for deprecation and the app-RSA-Key check for migration to an access control list.</w:t>
      </w:r>
    </w:p>
    <w:p w:rsidR="00000000" w:rsidDel="00000000" w:rsidP="00000000" w:rsidRDefault="00000000" w:rsidRPr="00000000" w14:paraId="000000DD">
      <w:pPr>
        <w:numPr>
          <w:ilvl w:val="0"/>
          <w:numId w:val="10"/>
        </w:numPr>
        <w:ind w:left="720" w:hanging="360"/>
        <w:rPr>
          <w:u w:val="none"/>
        </w:rPr>
      </w:pPr>
      <w:commentRangeStart w:id="12"/>
      <w:r w:rsidDel="00000000" w:rsidR="00000000" w:rsidRPr="00000000">
        <w:rPr>
          <w:rtl w:val="0"/>
        </w:rPr>
        <w:t xml:space="preserve">Repository - The top 25 repositories carry between 56 and 246 findings. </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DE">
      <w:pPr>
        <w:pStyle w:val="Heading2"/>
        <w:rPr/>
      </w:pPr>
      <w:bookmarkStart w:colFirst="0" w:colLast="0" w:name="_xdzid0oearzy" w:id="26"/>
      <w:bookmarkEnd w:id="26"/>
      <w:r w:rsidDel="00000000" w:rsidR="00000000" w:rsidRPr="00000000">
        <w:rPr>
          <w:rtl w:val="0"/>
        </w:rPr>
        <w:t xml:space="preserve">Caveats</w:t>
      </w:r>
    </w:p>
    <w:p w:rsidR="00000000" w:rsidDel="00000000" w:rsidP="00000000" w:rsidRDefault="00000000" w:rsidRPr="00000000" w14:paraId="000000DF">
      <w:pPr>
        <w:rPr/>
      </w:pPr>
      <w:r w:rsidDel="00000000" w:rsidR="00000000" w:rsidRPr="00000000">
        <w:rPr>
          <w:rtl w:val="0"/>
        </w:rPr>
        <w:t xml:space="preserve">These caveats provide context; the raw counts should not be ingested at face value: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4"/>
        </w:numPr>
        <w:ind w:left="720" w:hanging="360"/>
        <w:rPr>
          <w:u w:val="none"/>
        </w:rPr>
      </w:pPr>
      <w:r w:rsidDel="00000000" w:rsidR="00000000" w:rsidRPr="00000000">
        <w:rPr>
          <w:rtl w:val="0"/>
        </w:rPr>
        <w:t xml:space="preserve">Tool severity does not equal program tier. There were 43,448 findings labeled as “Critical.” These are the scanner’s native ratings and do not reflect the program’s risk tiers. Ingesting these findings unmodified would create over 43,000 items with a 24 hour containment SLA, which is neither accurate nor achievable. </w:t>
      </w:r>
    </w:p>
    <w:p w:rsidR="00000000" w:rsidDel="00000000" w:rsidP="00000000" w:rsidRDefault="00000000" w:rsidRPr="00000000" w14:paraId="000000E2">
      <w:pPr>
        <w:numPr>
          <w:ilvl w:val="0"/>
          <w:numId w:val="4"/>
        </w:numPr>
        <w:ind w:left="720" w:hanging="360"/>
        <w:rPr>
          <w:u w:val="none"/>
        </w:rPr>
      </w:pPr>
      <w:commentRangeStart w:id="13"/>
      <w:r w:rsidDel="00000000" w:rsidR="00000000" w:rsidRPr="00000000">
        <w:rPr>
          <w:rtl w:val="0"/>
        </w:rPr>
        <w:t xml:space="preserve">While there are 44,484 “Findings referencing secrets,” the true secret exposure is 4,572 findings and includes both the App RSA key findings and the AWS secret findings</w:t>
      </w:r>
      <w:commentRangeEnd w:id="13"/>
      <w:r w:rsidDel="00000000" w:rsidR="00000000" w:rsidRPr="00000000">
        <w:commentReference w:id="13"/>
      </w:r>
      <w:r w:rsidDel="00000000" w:rsidR="00000000" w:rsidRPr="00000000">
        <w:rPr>
          <w:rtl w:val="0"/>
        </w:rPr>
        <w:t xml:space="preserve">. This program addresses only confirmed, validated secrets in the secret-scanning SLA.</w:t>
      </w:r>
    </w:p>
    <w:p w:rsidR="00000000" w:rsidDel="00000000" w:rsidP="00000000" w:rsidRDefault="00000000" w:rsidRPr="00000000" w14:paraId="000000E3">
      <w:pPr>
        <w:numPr>
          <w:ilvl w:val="0"/>
          <w:numId w:val="4"/>
        </w:numPr>
        <w:ind w:left="720" w:hanging="360"/>
        <w:rPr>
          <w:u w:val="none"/>
        </w:rPr>
      </w:pPr>
      <w:r w:rsidDel="00000000" w:rsidR="00000000" w:rsidRPr="00000000">
        <w:rPr>
          <w:rtl w:val="0"/>
        </w:rPr>
        <w:t xml:space="preserve">GxP attribution is unverified; several org names suggest GxP relevance. However, name is not classification; each must be formally classified before its findings inherit GxP handling. Organizations suggesting GxP relevance should be treated as candidates for priority classification.</w:t>
      </w:r>
    </w:p>
    <w:p w:rsidR="00000000" w:rsidDel="00000000" w:rsidP="00000000" w:rsidRDefault="00000000" w:rsidRPr="00000000" w14:paraId="000000E4">
      <w:pPr>
        <w:numPr>
          <w:ilvl w:val="0"/>
          <w:numId w:val="4"/>
        </w:numPr>
        <w:ind w:left="720" w:hanging="360"/>
        <w:rPr>
          <w:u w:val="none"/>
        </w:rPr>
      </w:pPr>
      <w:r w:rsidDel="00000000" w:rsidR="00000000" w:rsidRPr="00000000">
        <w:rPr>
          <w:rtl w:val="0"/>
        </w:rPr>
        <w:t xml:space="preserve">These findings are a point-in-time snapshot. Counts are a single export and may drift, acting as a baseline, not a live metric.</w:t>
      </w:r>
    </w:p>
    <w:p>
      <w:pPr>
        <w:rPr>
          <w:ins w:id="1064" w:author="Modus Create" w:date="2026-07-12T00:00:00Z"/>
        </w:rPr>
        <w:pStyle w:val="Heading2"/>
      </w:pPr>
      <w:ins w:id="1063" w:author="Modus Create" w:date="2026-07-12T00:00:00Z">
        <w:r>
          <w:t>Detection Tuning and Allow-Lists</w:t>
        </w:r>
      </w:ins>
    </w:p>
    <w:p>
      <w:pPr>
        <w:rPr>
          <w:ins w:id="1066" w:author="Modus Create" w:date="2026-07-12T00:00:00Z"/>
        </w:rPr>
      </w:pPr>
      <w:ins w:id="1065" w:author="Modus Create" w:date="2026-07-12T00:00:00Z">
        <w:r>
          <w:t>The finding counts in this baseline are the product of a deliberately tuned detector, not a raw signature dump. Several checks apply allow-lists and contextual cross-checks that suppress well-understood safe patterns, so the counts presented reflect genuine review candidates rather than noise. The tuning is documented here so the numbers are defensible and reproducible under audit.</w:t>
        </w:r>
      </w:ins>
    </w:p>
    <w:tbl>
      <w:tblPr>
        <w:tblStyle w:val="Table3"/>
        <w:tblW w:type="auto" w:w="0"/>
        <w:tblLook w:firstColumn="1" w:firstRow="1" w:lastColumn="0" w:lastRow="0" w:noHBand="0" w:noVBand="1" w:val="04A0"/>
      </w:tblPr>
      <w:tblGrid>
        <w:gridCol w:w="3120"/>
        <w:gridCol w:w="3120"/>
        <w:gridCol w:w="3120"/>
      </w:tblGrid>
      <w:tr>
        <w:trPr>
          <w:ins w:id="1067" w:author="Modus Create" w:date="2026-07-12T00:00:00Z"/>
        </w:trPr>
        <w:tc>
          <w:tcPr>
            <w:tcW w:type="dxa" w:w="3120"/>
          </w:tcPr>
          <w:p>
            <w:pPr>
              <w:rPr>
                <w:ins w:id="1069" w:author="Modus Create" w:date="2026-07-12T00:00:00Z"/>
              </w:rPr>
            </w:pPr>
            <w:ins w:id="1068" w:author="Modus Create" w:date="2026-07-12T00:00:00Z">
              <w:r>
                <w:rPr>
                  <w:b/>
                </w:rPr>
                <w:t>Check</w:t>
              </w:r>
            </w:ins>
          </w:p>
        </w:tc>
        <w:tc>
          <w:tcPr>
            <w:tcW w:type="dxa" w:w="3120"/>
          </w:tcPr>
          <w:p>
            <w:pPr>
              <w:rPr>
                <w:ins w:id="1071" w:author="Modus Create" w:date="2026-07-12T00:00:00Z"/>
              </w:rPr>
            </w:pPr>
            <w:ins w:id="1070" w:author="Modus Create" w:date="2026-07-12T00:00:00Z">
              <w:r>
                <w:rPr>
                  <w:b/>
                </w:rPr>
                <w:t>Tuning / Allow-List</w:t>
              </w:r>
            </w:ins>
          </w:p>
        </w:tc>
        <w:tc>
          <w:tcPr>
            <w:tcW w:type="dxa" w:w="3120"/>
          </w:tcPr>
          <w:p>
            <w:pPr>
              <w:rPr>
                <w:ins w:id="1073" w:author="Modus Create" w:date="2026-07-12T00:00:00Z"/>
              </w:rPr>
            </w:pPr>
            <w:ins w:id="1072" w:author="Modus Create" w:date="2026-07-12T00:00:00Z">
              <w:r>
                <w:rPr>
                  <w:b/>
                </w:rPr>
                <w:t>Effect</w:t>
              </w:r>
            </w:ins>
          </w:p>
        </w:tc>
      </w:tr>
      <w:tr>
        <w:trPr>
          <w:ins w:id="1074" w:author="Modus Create" w:date="2026-07-12T00:00:00Z"/>
        </w:trPr>
        <w:tc>
          <w:tcPr>
            <w:tcW w:type="dxa" w:w="3120"/>
          </w:tcPr>
          <w:p>
            <w:pPr>
              <w:rPr>
                <w:ins w:id="1076" w:author="Modus Create" w:date="2026-07-12T00:00:00Z"/>
              </w:rPr>
            </w:pPr>
            <w:ins w:id="1075" w:author="Modus Create" w:date="2026-07-12T00:00:00Z">
              <w:r>
                <w:t>Unvetted action owner</w:t>
              </w:r>
            </w:ins>
          </w:p>
        </w:tc>
        <w:tc>
          <w:tcPr>
            <w:tcW w:type="dxa" w:w="3120"/>
          </w:tcPr>
          <w:p>
            <w:pPr>
              <w:rPr>
                <w:ins w:id="1078" w:author="Modus Create" w:date="2026-07-12T00:00:00Z"/>
              </w:rPr>
            </w:pPr>
            <w:ins w:id="1077" w:author="Modus Create" w:date="2026-07-12T00:00:00Z">
              <w:r>
                <w:t>Owner allow-list: GitHub/actions (Tier-1); vetted major vendors - aws-actions, azure, google-github-actions, docker, hashicorp, codecov, microsoft, sonarsource (Tier-2); and all pfizer-* internal owners.</w:t>
              </w:r>
            </w:ins>
          </w:p>
        </w:tc>
        <w:tc>
          <w:tcPr>
            <w:tcW w:type="dxa" w:w="3120"/>
          </w:tcPr>
          <w:p>
            <w:pPr>
              <w:rPr>
                <w:ins w:id="1080" w:author="Modus Create" w:date="2026-07-12T00:00:00Z"/>
              </w:rPr>
            </w:pPr>
            <w:ins w:id="1079" w:author="Modus Create" w:date="2026-07-12T00:00:00Z">
              <w:r>
                <w:t>Trusted first-party and internal actions are not flagged; only genuinely third-party or unknown owners surface as review candidates.</w:t>
              </w:r>
            </w:ins>
          </w:p>
        </w:tc>
      </w:tr>
      <w:tr>
        <w:trPr>
          <w:ins w:id="1081" w:author="Modus Create" w:date="2026-07-12T00:00:00Z"/>
        </w:trPr>
        <w:tc>
          <w:tcPr>
            <w:tcW w:type="dxa" w:w="3120"/>
          </w:tcPr>
          <w:p>
            <w:pPr>
              <w:rPr>
                <w:ins w:id="1083" w:author="Modus Create" w:date="2026-07-12T00:00:00Z"/>
              </w:rPr>
            </w:pPr>
            <w:ins w:id="1082" w:author="Modus Create" w:date="2026-07-12T00:00:00Z">
              <w:r>
                <w:t>AWS secret</w:t>
              </w:r>
            </w:ins>
          </w:p>
        </w:tc>
        <w:tc>
          <w:tcPr>
            <w:tcW w:type="dxa" w:w="3120"/>
          </w:tcPr>
          <w:p>
            <w:pPr>
              <w:rPr>
                <w:ins w:id="1085" w:author="Modus Create" w:date="2026-07-12T00:00:00Z"/>
              </w:rPr>
            </w:pPr>
            <w:ins w:id="1084" w:author="Modus Create" w:date="2026-07-12T00:00:00Z">
              <w:r>
                <w:t>Credential allow-list: flag only credential-bearing names (SECRET, ACCESS_KEY, ACCESS_ID, TOKEN, PASSWORD, CRED, key suffixes); ignore configuration values (region, account, S3/bucket) and short-lived OIDC role/ARN patterns.</w:t>
              </w:r>
            </w:ins>
          </w:p>
        </w:tc>
        <w:tc>
          <w:tcPr>
            <w:tcW w:type="dxa" w:w="3120"/>
          </w:tcPr>
          <w:p>
            <w:pPr>
              <w:rPr>
                <w:ins w:id="1087" w:author="Modus Create" w:date="2026-07-12T00:00:00Z"/>
              </w:rPr>
            </w:pPr>
            <w:ins w:id="1086" w:author="Modus Create" w:date="2026-07-12T00:00:00Z">
              <w:r>
                <w:t>Reduced the AWS-secret check from approximately 5,300 to 3,210 by removing non-credential configuration references.</w:t>
              </w:r>
            </w:ins>
          </w:p>
        </w:tc>
      </w:tr>
      <w:tr>
        <w:trPr>
          <w:ins w:id="1088" w:author="Modus Create" w:date="2026-07-12T00:00:00Z"/>
        </w:trPr>
        <w:tc>
          <w:tcPr>
            <w:tcW w:type="dxa" w:w="3120"/>
          </w:tcPr>
          <w:p>
            <w:pPr>
              <w:rPr>
                <w:ins w:id="1090" w:author="Modus Create" w:date="2026-07-12T00:00:00Z"/>
              </w:rPr>
            </w:pPr>
            <w:ins w:id="1089" w:author="Modus Create" w:date="2026-07-12T00:00:00Z">
              <w:r>
                <w:t>Inline package install</w:t>
              </w:r>
            </w:ins>
          </w:p>
        </w:tc>
        <w:tc>
          <w:tcPr>
            <w:tcW w:type="dxa" w:w="3120"/>
          </w:tcPr>
          <w:p>
            <w:pPr>
              <w:rPr>
                <w:ins w:id="1092" w:author="Modus Create" w:date="2026-07-12T00:00:00Z"/>
              </w:rPr>
            </w:pPr>
            <w:ins w:id="1091" w:author="Modus Create" w:date="2026-07-12T00:00:00Z">
              <w:r>
                <w:t>Safe-list: suppress pip/setuptools/wheel bootstrap, lockfile/requirements installs, fully version-pinned installs, and local/editable (pip install -e .) installs; flag only unpinned registry installs.</w:t>
              </w:r>
            </w:ins>
          </w:p>
        </w:tc>
        <w:tc>
          <w:tcPr>
            <w:tcW w:type="dxa" w:w="3120"/>
          </w:tcPr>
          <w:p>
            <w:pPr>
              <w:rPr>
                <w:ins w:id="1094" w:author="Modus Create" w:date="2026-07-12T00:00:00Z"/>
              </w:rPr>
            </w:pPr>
            <w:ins w:id="1093" w:author="Modus Create" w:date="2026-07-12T00:00:00Z">
              <w:r>
                <w:t>Reduced inline-install findings from approximately 2,700 to 1,697 by removing reproducible and pinned installs.</w:t>
              </w:r>
            </w:ins>
          </w:p>
        </w:tc>
      </w:tr>
      <w:tr>
        <w:trPr>
          <w:ins w:id="1095" w:author="Modus Create" w:date="2026-07-12T00:00:00Z"/>
        </w:trPr>
        <w:tc>
          <w:tcPr>
            <w:tcW w:type="dxa" w:w="3120"/>
          </w:tcPr>
          <w:p>
            <w:pPr>
              <w:rPr>
                <w:ins w:id="1097" w:author="Modus Create" w:date="2026-07-12T00:00:00Z"/>
              </w:rPr>
            </w:pPr>
            <w:ins w:id="1096" w:author="Modus Create" w:date="2026-07-12T00:00:00Z">
              <w:r>
                <w:t>Missing permissions</w:t>
              </w:r>
            </w:ins>
          </w:p>
        </w:tc>
        <w:tc>
          <w:tcPr>
            <w:tcW w:type="dxa" w:w="3120"/>
          </w:tcPr>
          <w:p>
            <w:pPr>
              <w:rPr>
                <w:ins w:id="1099" w:author="Modus Create" w:date="2026-07-12T00:00:00Z"/>
              </w:rPr>
            </w:pPr>
            <w:ins w:id="1098" w:author="Modus Create" w:date="2026-07-12T00:00:00Z">
              <w:r>
                <w:t>Repository default-token cross-check: query the repository's default GITHUB_TOKEN permission via the GitHub API (App permission administration: read) and only flag when the default is read-write; drop when read-only.</w:t>
              </w:r>
            </w:ins>
          </w:p>
        </w:tc>
        <w:tc>
          <w:tcPr>
            <w:tcW w:type="dxa" w:w="3120"/>
          </w:tcPr>
          <w:p>
            <w:pPr>
              <w:rPr>
                <w:ins w:id="1101" w:author="Modus Create" w:date="2026-07-12T00:00:00Z"/>
              </w:rPr>
            </w:pPr>
            <w:ins w:id="1100" w:author="Modus Create" w:date="2026-07-12T00:00:00Z">
              <w:r>
                <w:t>Suppresses findings on repositories already defaulting to least privilege. The result is cached per repository and queried only for repositories that already have a finding.</w:t>
              </w:r>
            </w:ins>
          </w:p>
        </w:tc>
      </w:tr>
      <w:tr>
        <w:trPr>
          <w:ins w:id="1102" w:author="Modus Create" w:date="2026-07-12T00:00:00Z"/>
        </w:trPr>
        <w:tc>
          <w:tcPr>
            <w:tcW w:type="dxa" w:w="3120"/>
          </w:tcPr>
          <w:p>
            <w:pPr>
              <w:rPr>
                <w:ins w:id="1104" w:author="Modus Create" w:date="2026-07-12T00:00:00Z"/>
              </w:rPr>
            </w:pPr>
            <w:ins w:id="1103" w:author="Modus Create" w:date="2026-07-12T00:00:00Z">
              <w:r>
                <w:t>Cron / scheduled and secret escalation</w:t>
              </w:r>
            </w:ins>
          </w:p>
        </w:tc>
        <w:tc>
          <w:tcPr>
            <w:tcW w:type="dxa" w:w="3120"/>
          </w:tcPr>
          <w:p>
            <w:pPr>
              <w:rPr>
                <w:ins w:id="1106" w:author="Modus Create" w:date="2026-07-12T00:00:00Z"/>
              </w:rPr>
            </w:pPr>
            <w:ins w:id="1105" w:author="Modus Create" w:date="2026-07-12T00:00:00Z">
              <w:r>
                <w:t>Workflows triggered on a schedule (running unattended) and workflows that reference secrets are treated as higher-value targets and have their finding severity escalated one level.</w:t>
              </w:r>
            </w:ins>
          </w:p>
        </w:tc>
        <w:tc>
          <w:tcPr>
            <w:tcW w:type="dxa" w:w="3120"/>
          </w:tcPr>
          <w:p>
            <w:pPr>
              <w:rPr>
                <w:ins w:id="1108" w:author="Modus Create" w:date="2026-07-12T00:00:00Z"/>
              </w:rPr>
            </w:pPr>
            <w:ins w:id="1107" w:author="Modus Create" w:date="2026-07-12T00:00:00Z">
              <w:r>
                <w:t>Directs attention to unattended, secret-bearing pipelines; 1,013 scheduled findings were identified.</w:t>
              </w:r>
            </w:ins>
          </w:p>
        </w:tc>
      </w:tr>
    </w:tbl>
    <w:p>
      <w:pPr>
        <w:rPr>
          <w:ins w:id="1110" w:author="Modus Create" w:date="2026-07-12T00:00:00Z"/>
        </w:rPr>
      </w:pPr>
      <w:ins w:id="1109" w:author="Modus Create" w:date="2026-07-12T00:00:00Z">
        <w:r>
          <w:t>These allow-lists are themselves controlled artifacts: changes to the vetted-owner list, the AWS credential-name patterns, the inline-install safe-list, or the escalation rules are made through the same review process as any other detection logic. The baseline can therefore be regenerated deterministically, and any change in counts is attributable to a documented rule change rather than detector drift.</w:t>
        </w:r>
      </w:ins>
    </w:p>
    <w:p>
      <w:pPr>
        <w:rPr>
          <w:ins w:id="1111" w:author="Modus Create" w:date="2026-07-12T00:00:00Z"/>
        </w:rPr>
      </w:pPr>
    </w:p>
    <w:p w:rsidR="00000000" w:rsidDel="00000000" w:rsidP="00000000" w:rsidRDefault="00000000" w:rsidRPr="00000000" w14:paraId="000000E5">
      <w:pPr>
        <w:pStyle w:val="Heading2"/>
        <w:rPr/>
      </w:pPr>
      <w:bookmarkStart w:colFirst="0" w:colLast="0" w:name="_m9mxymbaoxe6" w:id="27"/>
      <w:bookmarkEnd w:id="27"/>
      <w:r w:rsidDel="00000000" w:rsidR="00000000" w:rsidRPr="00000000">
        <w:rPr>
          <w:rtl w:val="0"/>
        </w:rPr>
        <w:t xml:space="preserve">Scope Impact</w:t>
      </w:r>
    </w:p>
    <w:p w:rsidR="00000000" w:rsidDel="00000000" w:rsidP="00000000" w:rsidRDefault="00000000" w:rsidRPr="00000000" w14:paraId="000000E6">
      <w:pPr>
        <w:rPr/>
      </w:pPr>
      <w:r w:rsidDel="00000000" w:rsidR="00000000" w:rsidRPr="00000000">
        <w:rPr>
          <w:rtl w:val="0"/>
        </w:rPr>
        <w:t xml:space="preserve">On the strength of the baseline snapshot, GitHub Actions workflow security is promoted from a noted gap to an in-scope finding class alongside SCA, secret scanning, and SAST. The workflow findings map to recognized supply-chain risks consistent with SLSA and the CIS/GitHub hardening guidance.</w:t>
      </w:r>
    </w:p>
    <w:p w:rsidR="00000000" w:rsidDel="00000000" w:rsidP="00000000" w:rsidRDefault="00000000" w:rsidRPr="00000000" w14:paraId="000000E7">
      <w:pPr>
        <w:pStyle w:val="Heading2"/>
        <w:rPr/>
      </w:pPr>
      <w:bookmarkStart w:colFirst="0" w:colLast="0" w:name="_1b7f0fx0es9e" w:id="28"/>
      <w:bookmarkEnd w:id="28"/>
      <w:r w:rsidDel="00000000" w:rsidR="00000000" w:rsidRPr="00000000">
        <w:rPr>
          <w:rtl w:val="0"/>
        </w:rPr>
        <w:t xml:space="preserve">Baseline Re-Tiering Into the Program Model</w:t>
      </w:r>
    </w:p>
    <w:p w:rsidR="00000000" w:rsidDel="00000000" w:rsidP="00000000" w:rsidRDefault="00000000" w:rsidRPr="00000000" w14:paraId="000000E8">
      <w:pPr>
        <w:rPr/>
      </w:pPr>
      <w:r w:rsidDel="00000000" w:rsidR="00000000" w:rsidRPr="00000000">
        <w:rPr>
          <w:rtl w:val="0"/>
        </w:rPr>
        <w:t xml:space="preserve">The following mapping recalibrates tool-native output into the Risk-Based Prioritization Framework risk tiers. This is illustrative and should be verified by AppSec and/or QA. The GxP floor rule overrides upward for any finding on a classified GxP system.</w:t>
      </w:r>
    </w:p>
    <w:p w:rsidR="00000000" w:rsidDel="00000000" w:rsidP="00000000" w:rsidRDefault="00000000" w:rsidRPr="00000000" w14:paraId="000000E9">
      <w:pPr>
        <w:rPr/>
      </w:pPr>
      <w:r w:rsidDel="00000000" w:rsidR="00000000" w:rsidRPr="00000000">
        <w:rPr>
          <w:rtl w:val="0"/>
        </w:rPr>
      </w:r>
    </w:p>
    <w:tbl>
      <w:tblPr>
        <w:tblStyle w:val="Table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455"/>
        <w:gridCol w:w="2490"/>
        <w:gridCol w:w="3075"/>
        <w:tblGridChange w:id="0">
          <w:tblGrid>
            <w:gridCol w:w="2310"/>
            <w:gridCol w:w="1455"/>
            <w:gridCol w:w="2490"/>
            <w:gridCol w:w="3075"/>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color w:val="ffffff"/>
              </w:rPr>
            </w:pPr>
            <w:r w:rsidDel="00000000" w:rsidR="00000000" w:rsidRPr="00000000">
              <w:rPr>
                <w:b w:val="1"/>
                <w:bCs w:val="1"/>
                <w:color w:val="ffffff"/>
                <w:rtl w:val="0"/>
              </w:rPr>
              <w:t xml:space="preserve">Finding Group</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color w:val="ffffff"/>
              </w:rPr>
            </w:pPr>
            <w:r w:rsidDel="00000000" w:rsidR="00000000" w:rsidRPr="00000000">
              <w:rPr>
                <w:b w:val="1"/>
                <w:bCs w:val="1"/>
                <w:color w:val="ffffff"/>
                <w:rtl w:val="0"/>
              </w:rPr>
              <w:t xml:space="preserve">Tool Label</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color w:val="ffffff"/>
              </w:rPr>
            </w:pPr>
            <w:r w:rsidDel="00000000" w:rsidR="00000000" w:rsidRPr="00000000">
              <w:rPr>
                <w:b w:val="1"/>
                <w:bCs w:val="1"/>
                <w:color w:val="ffffff"/>
                <w:rtl w:val="0"/>
              </w:rPr>
              <w:t xml:space="preserve">Provisional program tier</w:t>
            </w:r>
          </w:p>
        </w:tc>
        <w:tc>
          <w:tcPr>
            <w:tcBorders>
              <w:left w:color="ffffff" w:space="0" w:sz="8" w:val="single"/>
              <w:bottom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bCs w:val="1"/>
                <w:color w:val="ffffff"/>
              </w:rPr>
            </w:pPr>
            <w:r w:rsidDel="00000000" w:rsidR="00000000" w:rsidRPr="00000000">
              <w:rPr>
                <w:b w:val="1"/>
                <w:bCs w:val="1"/>
                <w:color w:val="ffffff"/>
                <w:rtl w:val="0"/>
              </w:rPr>
              <w:t xml:space="preserve">Rationale</w:t>
            </w:r>
          </w:p>
        </w:tc>
      </w:tr>
      <w:tr>
        <w:trPr>
          <w:cantSplit w:val="0"/>
          <w:tblHeader w:val="0"/>
        </w:trPr>
        <w:tc>
          <w:tcPr>
            <w:tcBorders>
              <w:top w:color="000000" w:space="0" w:sz="6" w:val="single"/>
            </w:tcBorders>
            <w:tcMar>
              <w:top w:w="0.0" w:type="dxa"/>
              <w:left w:w="40.0" w:type="dxa"/>
              <w:bottom w:w="0.0" w:type="dxa"/>
              <w:right w:w="40.0" w:type="dxa"/>
            </w:tcMar>
            <w:vAlign w:val="center"/>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Confirmed Secrets</w:t>
            </w:r>
          </w:p>
        </w:tc>
        <w:tc>
          <w:tcPr>
            <w:tcBorders>
              <w:top w:color="000000" w:space="0" w:sz="6" w:val="single"/>
            </w:tcBorders>
            <w:tcMar>
              <w:top w:w="0.0" w:type="dxa"/>
              <w:left w:w="40.0" w:type="dxa"/>
              <w:bottom w:w="0.0" w:type="dxa"/>
              <w:right w:w="40.0" w:type="dxa"/>
            </w:tcMar>
            <w:vAlign w:val="center"/>
          </w:tcPr>
          <w:p w:rsidR="00000000" w:rsidDel="00000000" w:rsidP="00000000" w:rsidRDefault="00000000" w:rsidRPr="00000000" w14:paraId="000000EF">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0">
            <w:pPr>
              <w:spacing w:line="252.00000000000003" w:lineRule="auto"/>
              <w:rPr>
                <w:sz w:val="20"/>
                <w:szCs w:val="20"/>
              </w:rPr>
            </w:pPr>
            <w:r w:rsidDel="00000000" w:rsidR="00000000" w:rsidRPr="00000000">
              <w:rPr>
                <w:rFonts w:ascii="Nova Mono" w:cs="Nova Mono" w:eastAsia="Nova Mono" w:hAnsi="Nova Mono"/>
                <w:sz w:val="20"/>
                <w:szCs w:val="20"/>
                <w:rtl w:val="0"/>
              </w:rPr>
              <w:t xml:space="preserve">Critical → Rotate First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1">
            <w:pPr>
              <w:spacing w:line="252.00000000000003" w:lineRule="auto"/>
              <w:rPr>
                <w:sz w:val="20"/>
                <w:szCs w:val="20"/>
              </w:rPr>
            </w:pPr>
            <w:r w:rsidDel="00000000" w:rsidR="00000000" w:rsidRPr="00000000">
              <w:rPr>
                <w:sz w:val="20"/>
                <w:szCs w:val="20"/>
                <w:rtl w:val="0"/>
              </w:rPr>
              <w:t xml:space="preserve">Life credential exposure; containment clock immediate</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Injection-class Workflow</w:t>
            </w:r>
          </w:p>
        </w:tc>
        <w:tc>
          <w:tcPr>
            <w:tcMar>
              <w:top w:w="0.0" w:type="dxa"/>
              <w:left w:w="40.0" w:type="dxa"/>
              <w:bottom w:w="0.0" w:type="dxa"/>
              <w:right w:w="40.0" w:type="dxa"/>
            </w:tcMar>
            <w:vAlign w:val="center"/>
          </w:tcPr>
          <w:p w:rsidR="00000000" w:rsidDel="00000000" w:rsidP="00000000" w:rsidRDefault="00000000" w:rsidRPr="00000000" w14:paraId="000000F3">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4">
            <w:pPr>
              <w:spacing w:line="252.00000000000003" w:lineRule="auto"/>
              <w:rPr>
                <w:sz w:val="20"/>
                <w:szCs w:val="20"/>
              </w:rPr>
            </w:pPr>
            <w:r w:rsidDel="00000000" w:rsidR="00000000" w:rsidRPr="00000000">
              <w:rPr>
                <w:sz w:val="20"/>
                <w:szCs w:val="20"/>
                <w:rtl w:val="0"/>
              </w:rPr>
              <w:t xml:space="preserve">High (Critical if on GxP)</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5">
            <w:pPr>
              <w:spacing w:line="252.00000000000003" w:lineRule="auto"/>
              <w:rPr>
                <w:sz w:val="20"/>
                <w:szCs w:val="20"/>
              </w:rPr>
            </w:pPr>
            <w:r w:rsidDel="00000000" w:rsidR="00000000" w:rsidRPr="00000000">
              <w:rPr>
                <w:sz w:val="20"/>
                <w:szCs w:val="20"/>
                <w:rtl w:val="0"/>
              </w:rPr>
              <w:t xml:space="preserve">Plausible code execution / pipeline integrity path</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Over-privilege</w:t>
            </w:r>
          </w:p>
        </w:tc>
        <w:tc>
          <w:tcPr>
            <w:tcMar>
              <w:top w:w="0.0" w:type="dxa"/>
              <w:left w:w="40.0" w:type="dxa"/>
              <w:bottom w:w="0.0" w:type="dxa"/>
              <w:right w:w="40.0" w:type="dxa"/>
            </w:tcMar>
            <w:vAlign w:val="center"/>
          </w:tcPr>
          <w:p w:rsidR="00000000" w:rsidDel="00000000" w:rsidP="00000000" w:rsidRDefault="00000000" w:rsidRPr="00000000" w14:paraId="000000F7">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8">
            <w:pPr>
              <w:spacing w:line="252.00000000000003" w:lineRule="auto"/>
              <w:rPr>
                <w:sz w:val="20"/>
                <w:szCs w:val="20"/>
              </w:rPr>
            </w:pPr>
            <w:r w:rsidDel="00000000" w:rsidR="00000000" w:rsidRPr="00000000">
              <w:rPr>
                <w:sz w:val="20"/>
                <w:szCs w:val="20"/>
                <w:rtl w:val="0"/>
              </w:rPr>
              <w:t xml:space="preserve">Medium - High, reachability weighted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9">
            <w:pPr>
              <w:spacing w:line="252.00000000000003" w:lineRule="auto"/>
              <w:rPr>
                <w:sz w:val="20"/>
                <w:szCs w:val="20"/>
              </w:rPr>
            </w:pPr>
            <w:r w:rsidDel="00000000" w:rsidR="00000000" w:rsidRPr="00000000">
              <w:rPr>
                <w:sz w:val="20"/>
                <w:szCs w:val="20"/>
                <w:rtl w:val="0"/>
              </w:rPr>
              <w:t xml:space="preserve">Large volume; risk depends on exposure &amp; branch protection</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Supply-chain Pinning</w:t>
            </w:r>
          </w:p>
        </w:tc>
        <w:tc>
          <w:tcPr>
            <w:tcMar>
              <w:top w:w="0.0" w:type="dxa"/>
              <w:left w:w="40.0" w:type="dxa"/>
              <w:bottom w:w="0.0" w:type="dxa"/>
              <w:right w:w="40.0" w:type="dxa"/>
            </w:tcMar>
            <w:vAlign w:val="center"/>
          </w:tcPr>
          <w:p w:rsidR="00000000" w:rsidDel="00000000" w:rsidP="00000000" w:rsidRDefault="00000000" w:rsidRPr="00000000" w14:paraId="000000FB">
            <w:pPr>
              <w:widowControl w:val="0"/>
              <w:jc w:val="center"/>
              <w:rPr>
                <w:rFonts w:ascii="Calibri" w:cs="Calibri" w:eastAsia="Calibri" w:hAnsi="Calibri"/>
              </w:rPr>
            </w:pPr>
            <w:r w:rsidDel="00000000" w:rsidR="00000000" w:rsidRPr="00000000">
              <w:rPr>
                <w:rFonts w:ascii="Calibri" w:cs="Calibri" w:eastAsia="Calibri" w:hAnsi="Calibri"/>
                <w:rtl w:val="0"/>
              </w:rPr>
              <w:t xml:space="preserve">Critical/High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C">
            <w:pPr>
              <w:spacing w:line="252.00000000000003" w:lineRule="auto"/>
              <w:rPr>
                <w:sz w:val="20"/>
                <w:szCs w:val="20"/>
              </w:rPr>
            </w:pPr>
            <w:r w:rsidDel="00000000" w:rsidR="00000000" w:rsidRPr="00000000">
              <w:rPr>
                <w:sz w:val="20"/>
                <w:szCs w:val="20"/>
                <w:rtl w:val="0"/>
              </w:rPr>
              <w:t xml:space="preserve">Medium (High if on GxP)</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FD">
            <w:pPr>
              <w:spacing w:line="252.00000000000003" w:lineRule="auto"/>
              <w:rPr>
                <w:sz w:val="20"/>
                <w:szCs w:val="20"/>
              </w:rPr>
            </w:pPr>
            <w:r w:rsidDel="00000000" w:rsidR="00000000" w:rsidRPr="00000000">
              <w:rPr>
                <w:sz w:val="20"/>
                <w:szCs w:val="20"/>
                <w:rtl w:val="0"/>
              </w:rPr>
              <w:t xml:space="preserve">Systemic; remediate via controlled baseline configurations at scale</w:t>
            </w:r>
          </w:p>
        </w:tc>
      </w:tr>
      <w:tr>
        <w:trPr>
          <w:cantSplit w:val="0"/>
          <w:tblHeader w:val="0"/>
        </w:trPr>
        <w:tc>
          <w:tcPr>
            <w:tcMar>
              <w:top w:w="0.0" w:type="dxa"/>
              <w:left w:w="40.0" w:type="dxa"/>
              <w:bottom w:w="0.0" w:type="dxa"/>
              <w:right w:w="40.0" w:type="dxa"/>
            </w:tcMar>
            <w:vAlign w:val="center"/>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Hygiene</w:t>
            </w:r>
          </w:p>
        </w:tc>
        <w:tc>
          <w:tcPr>
            <w:tcMar>
              <w:top w:w="0.0" w:type="dxa"/>
              <w:left w:w="40.0" w:type="dxa"/>
              <w:bottom w:w="0.0" w:type="dxa"/>
              <w:right w:w="40.0" w:type="dxa"/>
            </w:tcMar>
            <w:vAlign w:val="center"/>
          </w:tcPr>
          <w:p w:rsidR="00000000" w:rsidDel="00000000" w:rsidP="00000000" w:rsidRDefault="00000000" w:rsidRPr="00000000" w14:paraId="000000FF">
            <w:pPr>
              <w:widowControl w:val="0"/>
              <w:jc w:val="center"/>
              <w:rPr>
                <w:rFonts w:ascii="Calibri" w:cs="Calibri" w:eastAsia="Calibri" w:hAnsi="Calibri"/>
              </w:rPr>
            </w:pPr>
            <w:r w:rsidDel="00000000" w:rsidR="00000000" w:rsidRPr="00000000">
              <w:rPr>
                <w:rFonts w:ascii="Calibri" w:cs="Calibri" w:eastAsia="Calibri" w:hAnsi="Calibri"/>
                <w:rtl w:val="0"/>
              </w:rPr>
              <w:t xml:space="preserve">info/low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00">
            <w:pPr>
              <w:spacing w:line="252.00000000000003" w:lineRule="auto"/>
              <w:rPr>
                <w:sz w:val="20"/>
                <w:szCs w:val="20"/>
              </w:rPr>
            </w:pPr>
            <w:r w:rsidDel="00000000" w:rsidR="00000000" w:rsidRPr="00000000">
              <w:rPr>
                <w:sz w:val="20"/>
                <w:szCs w:val="20"/>
                <w:rtl w:val="0"/>
              </w:rPr>
              <w:t xml:space="preserve">Low</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01">
            <w:pPr>
              <w:spacing w:line="252.00000000000003" w:lineRule="auto"/>
              <w:rPr>
                <w:sz w:val="20"/>
                <w:szCs w:val="20"/>
              </w:rPr>
            </w:pPr>
            <w:r w:rsidDel="00000000" w:rsidR="00000000" w:rsidRPr="00000000">
              <w:rPr>
                <w:sz w:val="20"/>
                <w:szCs w:val="20"/>
                <w:rtl w:val="0"/>
              </w:rPr>
              <w:t xml:space="preserve">Housekeeping/backlog</w:t>
            </w:r>
          </w:p>
        </w:tc>
      </w:tr>
    </w:tbl>
    <w:p w:rsidR="00000000" w:rsidDel="00000000" w:rsidP="00000000" w:rsidRDefault="00000000" w:rsidRPr="00000000" w14:paraId="00000102">
      <w:pPr>
        <w:pStyle w:val="Heading2"/>
        <w:rPr/>
      </w:pPr>
      <w:bookmarkStart w:colFirst="0" w:colLast="0" w:name="_wsvgmo2f3bnk" w:id="29"/>
      <w:bookmarkEnd w:id="29"/>
      <w:r w:rsidDel="00000000" w:rsidR="00000000" w:rsidRPr="00000000">
        <w:rPr>
          <w:rtl w:val="0"/>
        </w:rPr>
        <w:t xml:space="preserve">Roadmap for Remediation</w:t>
      </w:r>
    </w:p>
    <w:p w:rsidR="00000000" w:rsidDel="00000000" w:rsidP="00000000" w:rsidRDefault="00000000" w:rsidRPr="00000000" w14:paraId="00000103">
      <w:pPr>
        <w:numPr>
          <w:ilvl w:val="0"/>
          <w:numId w:val="5"/>
        </w:numPr>
        <w:ind w:left="720" w:hanging="360"/>
        <w:rPr>
          <w:u w:val="none"/>
        </w:rPr>
      </w:pPr>
      <w:r w:rsidDel="00000000" w:rsidR="00000000" w:rsidRPr="00000000">
        <w:rPr>
          <w:b w:val="1"/>
          <w:bCs w:val="1"/>
          <w:rtl w:val="0"/>
        </w:rPr>
        <w:t xml:space="preserve">Immediate</w:t>
      </w:r>
      <w:r w:rsidDel="00000000" w:rsidR="00000000" w:rsidRPr="00000000">
        <w:rPr>
          <w:rtl w:val="0"/>
        </w:rPr>
        <w:t xml:space="preserve"> - Rotate/deprecate the confirmed secrets, starting with the roughly 79% concentrated in the primary Pfizer org; retire the AWS secrets and migrate the App-RSA keys to ACL as planned.</w:t>
      </w:r>
    </w:p>
    <w:p w:rsidR="00000000" w:rsidDel="00000000" w:rsidP="00000000" w:rsidRDefault="00000000" w:rsidRPr="00000000" w14:paraId="00000104">
      <w:pPr>
        <w:numPr>
          <w:ilvl w:val="0"/>
          <w:numId w:val="5"/>
        </w:numPr>
        <w:ind w:left="720" w:hanging="360"/>
        <w:rPr>
          <w:u w:val="none"/>
        </w:rPr>
      </w:pPr>
      <w:r w:rsidDel="00000000" w:rsidR="00000000" w:rsidRPr="00000000">
        <w:rPr>
          <w:b w:val="1"/>
          <w:bCs w:val="1"/>
          <w:rtl w:val="0"/>
        </w:rPr>
        <w:t xml:space="preserve">Near-term</w:t>
      </w:r>
      <w:r w:rsidDel="00000000" w:rsidR="00000000" w:rsidRPr="00000000">
        <w:rPr>
          <w:rtl w:val="0"/>
        </w:rPr>
        <w:t xml:space="preserve"> - Tackle the CI/CD share systemically: pin Actions; restrict token scopes to least privilege; and vet actions owners via workflow templates rather than repo-by-repo.</w:t>
      </w:r>
    </w:p>
    <w:p w:rsidR="00000000" w:rsidDel="00000000" w:rsidP="00000000" w:rsidRDefault="00000000" w:rsidRPr="00000000" w14:paraId="00000105">
      <w:pPr>
        <w:numPr>
          <w:ilvl w:val="0"/>
          <w:numId w:val="5"/>
        </w:numPr>
        <w:ind w:left="720" w:hanging="360"/>
        <w:rPr>
          <w:u w:val="none"/>
        </w:rPr>
      </w:pPr>
      <w:r w:rsidDel="00000000" w:rsidR="00000000" w:rsidRPr="00000000">
        <w:rPr>
          <w:b w:val="1"/>
          <w:bCs w:val="1"/>
          <w:rtl w:val="0"/>
        </w:rPr>
        <w:t xml:space="preserve">Prioritized by Concentration</w:t>
      </w:r>
      <w:r w:rsidDel="00000000" w:rsidR="00000000" w:rsidRPr="00000000">
        <w:rPr>
          <w:rtl w:val="0"/>
        </w:rPr>
        <w:t xml:space="preserve"> - Sequence work by the org/repo concentration so the primary Pfizer org and the top 25 repos are addressed first for maximum per unit effort.</w:t>
      </w:r>
    </w:p>
    <w:p w:rsidR="00000000" w:rsidDel="00000000" w:rsidP="00000000" w:rsidRDefault="00000000" w:rsidRPr="00000000" w14:paraId="00000106">
      <w:pPr>
        <w:numPr>
          <w:ilvl w:val="0"/>
          <w:numId w:val="5"/>
        </w:numPr>
        <w:ind w:left="720" w:hanging="360"/>
        <w:rPr>
          <w:b w:val="1"/>
          <w:bCs w:val="1"/>
        </w:rPr>
      </w:pPr>
      <w:r w:rsidDel="00000000" w:rsidR="00000000" w:rsidRPr="00000000">
        <w:rPr>
          <w:b w:val="1"/>
          <w:bCs w:val="1"/>
          <w:rtl w:val="0"/>
        </w:rPr>
        <w:t xml:space="preserve">GxP First Within Tiers</w:t>
      </w:r>
      <w:r w:rsidDel="00000000" w:rsidR="00000000" w:rsidRPr="00000000">
        <w:rPr>
          <w:rtl w:val="0"/>
        </w:rPr>
        <w:t xml:space="preserve"> - Formally classify the GxP identified orgs ahead of others so their findings receive change-controlled handling and revalidation triggers before remediation.</w:t>
      </w:r>
    </w:p>
    <w:p w:rsidR="00000000" w:rsidDel="00000000" w:rsidP="00000000" w:rsidRDefault="00000000" w:rsidRPr="00000000" w14:paraId="00000107">
      <w:pPr>
        <w:numPr>
          <w:ilvl w:val="0"/>
          <w:numId w:val="5"/>
        </w:numPr>
        <w:ind w:left="720" w:hanging="360"/>
        <w:rPr>
          <w:b w:val="1"/>
          <w:bCs w:val="1"/>
        </w:rPr>
      </w:pPr>
      <w:r w:rsidDel="00000000" w:rsidR="00000000" w:rsidRPr="00000000">
        <w:rPr>
          <w:b w:val="1"/>
          <w:bCs w:val="1"/>
          <w:rtl w:val="0"/>
        </w:rPr>
        <w:t xml:space="preserve">Governance</w:t>
      </w:r>
      <w:r w:rsidDel="00000000" w:rsidR="00000000" w:rsidRPr="00000000">
        <w:rPr>
          <w:rtl w:val="0"/>
        </w:rPr>
        <w:t xml:space="preserve"> - Adopt these figures as the baseline against which KPIs are measured</w:t>
      </w:r>
      <w:r w:rsidDel="00000000" w:rsidR="00000000" w:rsidRPr="00000000">
        <w:rPr>
          <w:rtl w:val="0"/>
        </w:rPr>
      </w:r>
    </w:p>
    <w:p w:rsidR="00000000" w:rsidDel="00000000" w:rsidP="00000000" w:rsidRDefault="00000000" w:rsidRPr="00000000" w14:paraId="00000108">
      <w:pPr>
        <w:pStyle w:val="Heading1"/>
        <w:rPr>
          <w:rFonts w:ascii="Proxima Nova" w:cs="Proxima Nova" w:eastAsia="Proxima Nova" w:hAnsi="Proxima Nova"/>
        </w:rPr>
      </w:pPr>
      <w:bookmarkStart w:colFirst="0" w:colLast="0" w:name="_9a41injunf43" w:id="30"/>
      <w:bookmarkEnd w:id="30"/>
      <w:r w:rsidDel="00000000" w:rsidR="00000000" w:rsidRPr="00000000">
        <w:rPr>
          <w:rFonts w:ascii="Proxima Nova" w:cs="Proxima Nova" w:eastAsia="Proxima Nova" w:hAnsi="Proxima Nova"/>
          <w:rtl w:val="0"/>
        </w:rPr>
        <w:t xml:space="preserve">Risk-Based Prioritization Framework</w:t>
      </w:r>
    </w:p>
    <w:p w:rsidR="00000000" w:rsidDel="00000000" w:rsidP="00000000" w:rsidRDefault="00000000" w:rsidRPr="00000000" w14:paraId="00000109">
      <w:pPr>
        <w:rPr/>
      </w:pPr>
      <w:r w:rsidDel="00000000" w:rsidR="00000000" w:rsidRPr="00000000">
        <w:rPr>
          <w:rtl w:val="0"/>
        </w:rPr>
        <w:t xml:space="preserve">The prioritization model produces a single defensible risk tier per finding by combining technical severity with exploitability, GxP criticality, data-integrity/patient-safety impact, and data sensitivity. It is deliberately weighted so that data integrity and patient safety dominate over confidentiality alone, which is consistent with the regulatory premise that compromised GxP data can endanger patients and product quality.</w:t>
      </w:r>
    </w:p>
    <w:p w:rsidR="00000000" w:rsidDel="00000000" w:rsidP="00000000" w:rsidRDefault="00000000" w:rsidRPr="00000000" w14:paraId="0000010A">
      <w:pPr>
        <w:pStyle w:val="Heading2"/>
        <w:rPr/>
      </w:pPr>
      <w:bookmarkStart w:colFirst="0" w:colLast="0" w:name="_vk2r4elhncf7" w:id="31"/>
      <w:bookmarkEnd w:id="31"/>
      <w:r w:rsidDel="00000000" w:rsidR="00000000" w:rsidRPr="00000000">
        <w:rPr>
          <w:rtl w:val="0"/>
        </w:rPr>
        <w:t xml:space="preserve">Scoring Inputs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4020"/>
        <w:gridCol w:w="3120"/>
        <w:tblGridChange w:id="0">
          <w:tblGrid>
            <w:gridCol w:w="2220"/>
            <w:gridCol w:w="4020"/>
            <w:gridCol w:w="312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Input</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Source/Scale</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Weight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Technical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t xml:space="preserve">CVSS base score; SonarQube/</w:t>
            </w:r>
            <w:del w:id="1121" w:author="Modus Create" w:date="2026-07-12T00:00:00Z">
              <w:r>
                <w:delText xml:space="preserve">CodeWL</w:delText>
              </w:r>
            </w:del>
            <w:ins w:id="1122" w:author="Modus Create" w:date="2026-07-12T00:00:00Z">
              <w:r>
                <w:t xml:space="preserve">CodeQL</w:t>
              </w:r>
            </w:ins>
            <w:r>
              <w:t xml:space="preserve"> severity for SAST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Baseline - what the weakness is worth on its face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Exploitability/ 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EPSS percentile; known-exploited status; presence of public exploit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Adjusts severity toward real-world probability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Reachability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vulnerable code path callable/used? E.g. CodeQL data flow; dependency in runtime v. dev/test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Down-weights unreachable and/or dev-only findings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GxP criticality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Repository classification as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Dominant escalator for validated patient-safety systems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Integrity &amp; patient-safety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Could exploitation alter, delete, fabricate regulated records, or affect patient-safety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Heaviest weighting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ePHI/PII/regulated record exposure v.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Confidentiality contribution which is secondary to integrity</w:t>
            </w:r>
          </w:p>
        </w:tc>
      </w:tr>
    </w:tbl>
    <w:p w:rsidR="00000000" w:rsidDel="00000000" w:rsidP="00000000" w:rsidRDefault="00000000" w:rsidRPr="00000000" w14:paraId="00000121">
      <w:pPr>
        <w:pStyle w:val="Heading2"/>
        <w:rPr/>
      </w:pPr>
      <w:bookmarkStart w:colFirst="0" w:colLast="0" w:name="_hmtufyt17ast" w:id="32"/>
      <w:bookmarkEnd w:id="32"/>
      <w:r w:rsidDel="00000000" w:rsidR="00000000" w:rsidRPr="00000000">
        <w:rPr>
          <w:rtl w:val="0"/>
        </w:rPr>
        <w:t xml:space="preserve">Risk Tiers and Criteria</w:t>
      </w:r>
    </w:p>
    <w:p w:rsidR="00000000" w:rsidDel="00000000" w:rsidP="00000000" w:rsidRDefault="00000000" w:rsidRPr="00000000" w14:paraId="00000122">
      <w:pPr>
        <w:rPr/>
      </w:pPr>
      <w:r w:rsidDel="00000000" w:rsidR="00000000" w:rsidRPr="00000000">
        <w:rPr>
          <w:rtl w:val="0"/>
        </w:rPr>
        <w:t xml:space="preserve">Findings are mapped to four tiers. The criteria below are explicit and defensible; the GxP rule prevents a high-impact finding on a validated system from being under-classified by the technical score alone.</w:t>
      </w:r>
    </w:p>
    <w:p w:rsidR="00000000" w:rsidDel="00000000" w:rsidP="00000000" w:rsidRDefault="00000000" w:rsidRPr="00000000" w14:paraId="00000123">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5325"/>
        <w:gridCol w:w="2760"/>
        <w:tblGridChange w:id="0">
          <w:tblGrid>
            <w:gridCol w:w="1275"/>
            <w:gridCol w:w="5325"/>
            <w:gridCol w:w="276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Tier</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Trigger Criteria</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Proposed SLA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Nova Mono" w:cs="Nova Mono" w:eastAsia="Nova Mono" w:hAnsi="Nova Mono"/>
                <w:sz w:val="20"/>
                <w:szCs w:val="20"/>
                <w:rtl w:val="0"/>
              </w:rPr>
              <w:t xml:space="preserve">CVSS ≥ 9.0 OR known-exploited OR confirmed secret with live access OR any finding on a GxP patient-safety system that could compromise data integrity or a safety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Immediate; contain within 24 hours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7.0 - 8.9 with plausible reachability OR high EPSS OR ePHI/PII exposure OR GxP-validated supporting system with integrity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within 7 days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4.0 - 6.9 with limited reachability; non GxP PII-bearing; integrity impact unlikely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within 30 days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CVSS &lt; 4.0; dev/test only or unreachable; non-GxP; non-regulated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Remediate with 90 days</w:t>
            </w:r>
          </w:p>
        </w:tc>
      </w:tr>
    </w:tbl>
    <w:p w:rsidR="00000000" w:rsidDel="00000000" w:rsidP="00000000" w:rsidRDefault="00000000" w:rsidRPr="00000000" w14:paraId="00000133">
      <w:pPr>
        <w:rPr/>
      </w:pPr>
      <w:r w:rsidDel="00000000" w:rsidR="00000000" w:rsidRPr="00000000">
        <w:rPr>
          <w:rtl w:val="0"/>
        </w:rPr>
        <w:t xml:space="preserve">A finding on a GxP patient-safety/data-integrity critical repository cannot be classified below </w:t>
      </w:r>
      <w:r w:rsidDel="00000000" w:rsidR="00000000" w:rsidRPr="00000000">
        <w:rPr>
          <w:b w:val="1"/>
          <w:bCs w:val="1"/>
          <w:rtl w:val="0"/>
        </w:rPr>
        <w:t xml:space="preserve">High</w:t>
      </w:r>
      <w:r w:rsidDel="00000000" w:rsidR="00000000" w:rsidRPr="00000000">
        <w:rPr>
          <w:rtl w:val="0"/>
        </w:rPr>
        <w:t xml:space="preserve"> without documented and approved justifications.</w:t>
      </w:r>
    </w:p>
    <w:p w:rsidR="00000000" w:rsidDel="00000000" w:rsidP="00000000" w:rsidRDefault="00000000" w:rsidRPr="00000000" w14:paraId="00000134">
      <w:pPr>
        <w:pStyle w:val="Heading2"/>
        <w:rPr/>
      </w:pPr>
      <w:bookmarkStart w:colFirst="0" w:colLast="0" w:name="_w30hpwpf8tnw" w:id="33"/>
      <w:bookmarkEnd w:id="33"/>
      <w:r w:rsidDel="00000000" w:rsidR="00000000" w:rsidRPr="00000000">
        <w:rPr>
          <w:rtl w:val="0"/>
        </w:rPr>
        <w:t xml:space="preserve">Weighting Data Integrity and Patient Safety</w:t>
      </w:r>
    </w:p>
    <w:p w:rsidR="00000000" w:rsidDel="00000000" w:rsidP="00000000" w:rsidRDefault="00000000" w:rsidRPr="00000000" w14:paraId="00000135">
      <w:pPr>
        <w:rPr/>
      </w:pPr>
      <w:r w:rsidDel="00000000" w:rsidR="00000000" w:rsidRPr="00000000">
        <w:rPr>
          <w:rtl w:val="0"/>
        </w:rPr>
        <w:t xml:space="preserve">In GxP environments, the dominant risk is not loss of confidentiality but loss of data integrity. A vulnerability that could permit silent alteration of a batch record, an audit trail, or bypass an electronic signature is, therefore, scored above a vulnerability that merely exposes information. The scoring model adds an explicit integrity dimension that can independently raise a finding to Critical. Key questions: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3"/>
        </w:numPr>
        <w:ind w:left="720" w:hanging="360"/>
        <w:rPr>
          <w:u w:val="none"/>
        </w:rPr>
      </w:pPr>
      <w:r w:rsidDel="00000000" w:rsidR="00000000" w:rsidRPr="00000000">
        <w:rPr>
          <w:rtl w:val="0"/>
        </w:rPr>
        <w:t xml:space="preserve">Could the finding allow undetected modification, deletion, or fabrication of a regulated record?</w:t>
      </w:r>
    </w:p>
    <w:p w:rsidR="00000000" w:rsidDel="00000000" w:rsidP="00000000" w:rsidRDefault="00000000" w:rsidRPr="00000000" w14:paraId="00000138">
      <w:pPr>
        <w:numPr>
          <w:ilvl w:val="0"/>
          <w:numId w:val="3"/>
        </w:numPr>
        <w:ind w:left="720" w:hanging="360"/>
        <w:rPr>
          <w:u w:val="none"/>
        </w:rPr>
      </w:pPr>
      <w:r w:rsidDel="00000000" w:rsidR="00000000" w:rsidRPr="00000000">
        <w:rPr>
          <w:rtl w:val="0"/>
        </w:rPr>
        <w:t xml:space="preserve">Could the finding defeat or forge an electronic signature or corrupt an audit trail?</w:t>
      </w:r>
    </w:p>
    <w:p w:rsidR="00000000" w:rsidDel="00000000" w:rsidP="00000000" w:rsidRDefault="00000000" w:rsidRPr="00000000" w14:paraId="00000139">
      <w:pPr>
        <w:numPr>
          <w:ilvl w:val="0"/>
          <w:numId w:val="3"/>
        </w:numPr>
        <w:ind w:left="720" w:hanging="360"/>
        <w:rPr>
          <w:u w:val="none"/>
        </w:rPr>
      </w:pPr>
      <w:r w:rsidDel="00000000" w:rsidR="00000000" w:rsidRPr="00000000">
        <w:rPr>
          <w:rtl w:val="0"/>
        </w:rPr>
        <w:t xml:space="preserve">Could the finding influence a patient-safety relevant computation, dose, alarm, or clinical decision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rFonts w:ascii="Proxima Nova" w:cs="Proxima Nova" w:eastAsia="Proxima Nova" w:hAnsi="Proxima Nova"/>
        </w:rPr>
      </w:pPr>
      <w:r w:rsidDel="00000000" w:rsidR="00000000" w:rsidRPr="00000000">
        <w:rPr>
          <w:rtl w:val="0"/>
        </w:rPr>
        <w:t xml:space="preserve">Confidentiality-only exposure where there is no integrity or safety vector is scored on the data sensitivity but does not by itself reach the integrity-critical escalator.</w:t>
      </w:r>
      <w:r w:rsidDel="00000000" w:rsidR="00000000" w:rsidRPr="00000000">
        <w:rPr>
          <w:rtl w:val="0"/>
        </w:rPr>
      </w:r>
    </w:p>
    <w:p w:rsidR="00000000" w:rsidDel="00000000" w:rsidP="00000000" w:rsidRDefault="00000000" w:rsidRPr="00000000" w14:paraId="0000013C">
      <w:pPr>
        <w:pStyle w:val="Heading2"/>
        <w:pageBreakBefore w:val="0"/>
        <w:widowControl w:val="0"/>
        <w:spacing w:after="0" w:before="200" w:lineRule="auto"/>
        <w:rPr/>
      </w:pPr>
      <w:bookmarkStart w:colFirst="0" w:colLast="0" w:name="_vdksad9z4u3u" w:id="34"/>
      <w:bookmarkEnd w:id="34"/>
      <w:r w:rsidDel="00000000" w:rsidR="00000000" w:rsidRPr="00000000">
        <w:rPr>
          <w:rtl w:val="0"/>
        </w:rPr>
        <w:t xml:space="preserve">Scoring Secrets and Dependency CVEs Differently</w:t>
      </w:r>
    </w:p>
    <w:p w:rsidR="00000000" w:rsidDel="00000000" w:rsidP="00000000" w:rsidRDefault="00000000" w:rsidRPr="00000000" w14:paraId="0000013D">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350"/>
        <w:gridCol w:w="3120"/>
        <w:tblGridChange w:id="0">
          <w:tblGrid>
            <w:gridCol w:w="1890"/>
            <w:gridCol w:w="4350"/>
            <w:gridCol w:w="312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Dimension</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Secret Scanning Hit</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Dependency CVE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secret valid and/or live and what does it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 the vulnerable component reachable and exploitable?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Severity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Scope of access granted &amp; whether it touches GxP/ePHI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Severity score + EPSS + runtime v. dev/test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Default Posture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Treat as potential active breach: revoke and rotate first; then assess exposure window via audit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Patch or upgrade via PR; reachability may defer non-runtime findings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Time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Containment clock starts immediately independent of remediation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Standard SLA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Integrity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Leaked credential to GxP system is integrity and safety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Integrity relevance depends on the component’s role</w:t>
            </w:r>
          </w:p>
        </w:tc>
      </w:tr>
    </w:tbl>
    <w:p w:rsidR="00000000" w:rsidDel="00000000" w:rsidP="00000000" w:rsidRDefault="00000000" w:rsidRPr="00000000" w14:paraId="00000150">
      <w:pPr>
        <w:rPr/>
      </w:pPr>
      <w:r w:rsidDel="00000000" w:rsidR="00000000" w:rsidRPr="00000000">
        <w:rPr>
          <w:rtl w:val="0"/>
        </w:rPr>
        <w:t xml:space="preserve">A verified secret granting access to a validated GxP system is treated as Critical and triggers both immediate rotation and an investigation into whether regulated data integrity was affected during the exposure window.</w:t>
      </w:r>
    </w:p>
    <w:p w:rsidR="00000000" w:rsidDel="00000000" w:rsidP="00000000" w:rsidRDefault="00000000" w:rsidRPr="00000000" w14:paraId="00000151">
      <w:pPr>
        <w:pStyle w:val="Heading1"/>
        <w:rPr/>
      </w:pPr>
      <w:bookmarkStart w:colFirst="0" w:colLast="0" w:name="_q54yrnx6mp8w" w:id="35"/>
      <w:bookmarkEnd w:id="35"/>
      <w:r w:rsidDel="00000000" w:rsidR="00000000" w:rsidRPr="00000000">
        <w:rPr>
          <w:rtl w:val="0"/>
        </w:rPr>
        <w:t xml:space="preserve">Triage Process &amp; Workflow</w:t>
      </w:r>
    </w:p>
    <w:p w:rsidR="00000000" w:rsidDel="00000000" w:rsidP="00000000" w:rsidRDefault="00000000" w:rsidRPr="00000000" w14:paraId="00000152">
      <w:pPr>
        <w:pStyle w:val="Heading2"/>
        <w:rPr/>
      </w:pPr>
      <w:bookmarkStart w:colFirst="0" w:colLast="0" w:name="_1mon1eu10for" w:id="36"/>
      <w:bookmarkEnd w:id="36"/>
      <w:commentRangeStart w:id="14"/>
      <w:commentRangeStart w:id="15"/>
      <w:commentRangeStart w:id="16"/>
      <w:commentRangeStart w:id="17"/>
      <w:r w:rsidDel="00000000" w:rsidR="00000000" w:rsidRPr="00000000">
        <w:rPr>
          <w:rtl w:val="0"/>
        </w:rPr>
        <w:t xml:space="preserve">RACI</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R</w:t>
      </w:r>
      <w:r w:rsidDel="00000000" w:rsidR="00000000" w:rsidRPr="00000000">
        <w:rPr>
          <w:rtl w:val="0"/>
        </w:rPr>
        <w:t xml:space="preserve"> = Responsible; </w:t>
      </w:r>
      <w:r w:rsidDel="00000000" w:rsidR="00000000" w:rsidRPr="00000000">
        <w:rPr>
          <w:b w:val="1"/>
          <w:bCs w:val="1"/>
          <w:rtl w:val="0"/>
        </w:rPr>
        <w:t xml:space="preserve">A</w:t>
      </w:r>
      <w:r w:rsidDel="00000000" w:rsidR="00000000" w:rsidRPr="00000000">
        <w:rPr>
          <w:rtl w:val="0"/>
        </w:rPr>
        <w:t xml:space="preserve"> = Accountable; </w:t>
      </w:r>
      <w:r w:rsidDel="00000000" w:rsidR="00000000" w:rsidRPr="00000000">
        <w:rPr>
          <w:b w:val="1"/>
          <w:bCs w:val="1"/>
          <w:rtl w:val="0"/>
        </w:rPr>
        <w:t xml:space="preserve">C</w:t>
      </w:r>
      <w:r w:rsidDel="00000000" w:rsidR="00000000" w:rsidRPr="00000000">
        <w:rPr>
          <w:rtl w:val="0"/>
        </w:rPr>
        <w:t xml:space="preserve"> = Consulted; </w:t>
      </w:r>
      <w:r w:rsidDel="00000000" w:rsidR="00000000" w:rsidRPr="00000000">
        <w:rPr>
          <w:b w:val="1"/>
          <w:bCs w:val="1"/>
          <w:rtl w:val="0"/>
        </w:rPr>
        <w:t xml:space="preserve">I</w:t>
      </w:r>
      <w:r w:rsidDel="00000000" w:rsidR="00000000" w:rsidRPr="00000000">
        <w:rPr>
          <w:rtl w:val="0"/>
        </w:rPr>
        <w:t xml:space="preserve"> = Informed</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Roles</w:t>
      </w: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numPr>
          <w:ilvl w:val="0"/>
          <w:numId w:val="8"/>
        </w:numPr>
        <w:ind w:left="720" w:hanging="360"/>
        <w:rPr>
          <w:u w:val="none"/>
        </w:rPr>
      </w:pPr>
      <w:r w:rsidDel="00000000" w:rsidR="00000000" w:rsidRPr="00000000">
        <w:rPr>
          <w:rtl w:val="0"/>
        </w:rPr>
        <w:t xml:space="preserve">AppSec - security triage authority</w:t>
      </w:r>
    </w:p>
    <w:p w:rsidR="00000000" w:rsidDel="00000000" w:rsidP="00000000" w:rsidRDefault="00000000" w:rsidRPr="00000000" w14:paraId="00000158">
      <w:pPr>
        <w:numPr>
          <w:ilvl w:val="0"/>
          <w:numId w:val="8"/>
        </w:numPr>
        <w:ind w:left="720" w:hanging="360"/>
        <w:rPr>
          <w:u w:val="none"/>
        </w:rPr>
      </w:pPr>
      <w:r w:rsidDel="00000000" w:rsidR="00000000" w:rsidRPr="00000000">
        <w:rPr>
          <w:rtl w:val="0"/>
        </w:rPr>
        <w:t xml:space="preserve">Dev - engineering owner of the code</w:t>
      </w:r>
    </w:p>
    <w:p w:rsidR="00000000" w:rsidDel="00000000" w:rsidP="00000000" w:rsidRDefault="00000000" w:rsidRPr="00000000" w14:paraId="00000159">
      <w:pPr>
        <w:numPr>
          <w:ilvl w:val="0"/>
          <w:numId w:val="8"/>
        </w:numPr>
        <w:ind w:left="720" w:hanging="360"/>
        <w:rPr>
          <w:u w:val="none"/>
        </w:rPr>
      </w:pPr>
      <w:r w:rsidDel="00000000" w:rsidR="00000000" w:rsidRPr="00000000">
        <w:rPr>
          <w:rtl w:val="0"/>
        </w:rPr>
        <w:t xml:space="preserve">QA - validation and change control authority</w:t>
      </w:r>
    </w:p>
    <w:p w:rsidR="00000000" w:rsidDel="00000000" w:rsidP="00000000" w:rsidRDefault="00000000" w:rsidRPr="00000000" w14:paraId="0000015A">
      <w:pPr>
        <w:numPr>
          <w:ilvl w:val="0"/>
          <w:numId w:val="8"/>
        </w:numPr>
        <w:ind w:left="720" w:hanging="360"/>
        <w:rPr>
          <w:u w:val="none"/>
        </w:rPr>
      </w:pPr>
      <w:r w:rsidDel="00000000" w:rsidR="00000000" w:rsidRPr="00000000">
        <w:rPr>
          <w:rtl w:val="0"/>
        </w:rPr>
        <w:t xml:space="preserve">Compliance - regulatory interpretation and reporting</w:t>
      </w:r>
    </w:p>
    <w:p w:rsidR="00000000" w:rsidDel="00000000" w:rsidP="00000000" w:rsidRDefault="00000000" w:rsidRPr="00000000" w14:paraId="0000015B">
      <w:pPr>
        <w:numPr>
          <w:ilvl w:val="0"/>
          <w:numId w:val="8"/>
        </w:numPr>
        <w:ind w:left="720" w:hanging="360"/>
        <w:rPr>
          <w:u w:val="none"/>
        </w:rPr>
      </w:pPr>
      <w:r w:rsidDel="00000000" w:rsidR="00000000" w:rsidRPr="00000000">
        <w:rPr>
          <w:rtl w:val="0"/>
        </w:rPr>
        <w:t xml:space="preserve">System Owner - owner of the GxP system</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140"/>
        <w:gridCol w:w="1080"/>
        <w:gridCol w:w="1185"/>
        <w:gridCol w:w="1440"/>
        <w:gridCol w:w="1860"/>
        <w:tblGridChange w:id="0">
          <w:tblGrid>
            <w:gridCol w:w="2655"/>
            <w:gridCol w:w="1140"/>
            <w:gridCol w:w="1080"/>
            <w:gridCol w:w="1185"/>
            <w:gridCol w:w="1440"/>
            <w:gridCol w:w="1860"/>
          </w:tblGrid>
        </w:tblGridChange>
      </w:tblGrid>
      <w:tr>
        <w:trPr>
          <w:cantSplit w:val="0"/>
          <w:tblHeader w:val="0"/>
        </w:trPr>
        <w:tc>
          <w:tcPr>
            <w:tcBorders>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Activity</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AppSec</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Dev</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QA</w:t>
            </w:r>
          </w:p>
        </w:tc>
        <w:tc>
          <w:tcPr>
            <w:tcBorders>
              <w:left w:color="ffffff" w:space="0" w:sz="8" w:val="single"/>
              <w:bottom w:color="000000" w:space="0" w:sz="4"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Compliance</w:t>
            </w:r>
          </w:p>
        </w:tc>
        <w:tc>
          <w:tcPr>
            <w:tcBorders>
              <w:left w:color="ffffff" w:space="0" w:sz="8" w:val="single"/>
              <w:bottom w:color="000000" w:space="0" w:sz="4"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System Owner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3">
            <w:pPr>
              <w:spacing w:line="252.00000000000003" w:lineRule="auto"/>
              <w:rPr>
                <w:sz w:val="20"/>
                <w:szCs w:val="20"/>
              </w:rPr>
            </w:pPr>
            <w:r w:rsidDel="00000000" w:rsidR="00000000" w:rsidRPr="00000000">
              <w:rPr>
                <w:sz w:val="20"/>
                <w:szCs w:val="20"/>
                <w:rtl w:val="0"/>
              </w:rPr>
              <w:t xml:space="preserve">Intake &amp; initial severity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4">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5">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6">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7">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8">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9">
            <w:pPr>
              <w:spacing w:line="252.00000000000003" w:lineRule="auto"/>
              <w:rPr>
                <w:sz w:val="20"/>
                <w:szCs w:val="20"/>
              </w:rPr>
            </w:pPr>
            <w:r w:rsidDel="00000000" w:rsidR="00000000" w:rsidRPr="00000000">
              <w:rPr>
                <w:sz w:val="20"/>
                <w:szCs w:val="20"/>
                <w:rtl w:val="0"/>
              </w:rPr>
              <w:t xml:space="preserve">Validation &amp; reachability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A">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B">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C">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D">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E">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6F">
            <w:pPr>
              <w:spacing w:line="252.00000000000003" w:lineRule="auto"/>
              <w:rPr>
                <w:sz w:val="20"/>
                <w:szCs w:val="20"/>
              </w:rPr>
            </w:pPr>
            <w:r w:rsidDel="00000000" w:rsidR="00000000" w:rsidRPr="00000000">
              <w:rPr>
                <w:sz w:val="20"/>
                <w:szCs w:val="20"/>
                <w:rtl w:val="0"/>
              </w:rPr>
              <w:t xml:space="preserve">GxP impact determination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0">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1">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2">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3">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4">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5">
            <w:pPr>
              <w:spacing w:line="252.00000000000003" w:lineRule="auto"/>
              <w:rPr>
                <w:sz w:val="20"/>
                <w:szCs w:val="20"/>
              </w:rPr>
            </w:pPr>
            <w:r w:rsidDel="00000000" w:rsidR="00000000" w:rsidRPr="00000000">
              <w:rPr>
                <w:sz w:val="20"/>
                <w:szCs w:val="20"/>
                <w:rtl w:val="0"/>
              </w:rPr>
              <w:t xml:space="preserve">Risk tier assignment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6">
            <w:pPr>
              <w:spacing w:line="252.00000000000003" w:lineRule="auto"/>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7">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8">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9">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A">
            <w:pPr>
              <w:spacing w:line="252.00000000000003" w:lineRule="auto"/>
              <w:rPr>
                <w:sz w:val="20"/>
                <w:szCs w:val="20"/>
              </w:rPr>
            </w:pPr>
            <w:r w:rsidDel="00000000" w:rsidR="00000000" w:rsidRPr="00000000">
              <w:rPr>
                <w:sz w:val="20"/>
                <w:szCs w:val="20"/>
                <w:rtl w:val="0"/>
              </w:rPr>
              <w:t xml:space="preserve">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B">
            <w:pPr>
              <w:spacing w:line="252.00000000000003" w:lineRule="auto"/>
              <w:rPr>
                <w:sz w:val="20"/>
                <w:szCs w:val="20"/>
              </w:rPr>
            </w:pPr>
            <w:r w:rsidDel="00000000" w:rsidR="00000000" w:rsidRPr="00000000">
              <w:rPr>
                <w:sz w:val="20"/>
                <w:szCs w:val="20"/>
                <w:rtl w:val="0"/>
              </w:rPr>
              <w:t xml:space="preserve">Remediation (code/patch)</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C">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D">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E">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7F">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0">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1">
            <w:pPr>
              <w:spacing w:line="252.00000000000003" w:lineRule="auto"/>
              <w:rPr>
                <w:sz w:val="20"/>
                <w:szCs w:val="20"/>
              </w:rPr>
            </w:pPr>
            <w:r w:rsidDel="00000000" w:rsidR="00000000" w:rsidRPr="00000000">
              <w:rPr>
                <w:sz w:val="20"/>
                <w:szCs w:val="20"/>
                <w:rtl w:val="0"/>
              </w:rPr>
              <w:t xml:space="preserve">Change control &amp; revalidation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2">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3">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4">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5">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6">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7">
            <w:pPr>
              <w:spacing w:line="252.00000000000003" w:lineRule="auto"/>
              <w:rPr>
                <w:sz w:val="20"/>
                <w:szCs w:val="20"/>
              </w:rPr>
            </w:pPr>
            <w:r w:rsidDel="00000000" w:rsidR="00000000" w:rsidRPr="00000000">
              <w:rPr>
                <w:sz w:val="20"/>
                <w:szCs w:val="20"/>
                <w:rtl w:val="0"/>
              </w:rPr>
              <w:t xml:space="preserve">Exception / risk acceptance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8">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9">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A">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B">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C">
            <w:pPr>
              <w:spacing w:line="252.00000000000003" w:lineRule="auto"/>
              <w:rPr>
                <w:sz w:val="20"/>
                <w:szCs w:val="20"/>
              </w:rPr>
            </w:pPr>
            <w:r w:rsidDel="00000000" w:rsidR="00000000" w:rsidRPr="00000000">
              <w:rPr>
                <w:sz w:val="20"/>
                <w:szCs w:val="20"/>
                <w:rtl w:val="0"/>
              </w:rPr>
              <w:t xml:space="preserve">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D">
            <w:pPr>
              <w:spacing w:line="252.00000000000003" w:lineRule="auto"/>
              <w:rPr>
                <w:sz w:val="20"/>
                <w:szCs w:val="20"/>
              </w:rPr>
            </w:pPr>
            <w:r w:rsidDel="00000000" w:rsidR="00000000" w:rsidRPr="00000000">
              <w:rPr>
                <w:sz w:val="20"/>
                <w:szCs w:val="20"/>
                <w:rtl w:val="0"/>
              </w:rPr>
              <w:t xml:space="preserve">Closure verification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E">
            <w:pPr>
              <w:spacing w:line="252.00000000000003" w:lineRule="auto"/>
              <w:rPr>
                <w:sz w:val="20"/>
                <w:szCs w:val="20"/>
              </w:rPr>
            </w:pPr>
            <w:r w:rsidDel="00000000" w:rsidR="00000000" w:rsidRPr="00000000">
              <w:rPr>
                <w:sz w:val="20"/>
                <w:szCs w:val="20"/>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8F">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0">
            <w:pPr>
              <w:spacing w:line="252.00000000000003" w:lineRule="auto"/>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1">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2">
            <w:pPr>
              <w:spacing w:line="252.00000000000003" w:lineRule="auto"/>
              <w:rPr>
                <w:sz w:val="20"/>
                <w:szCs w:val="20"/>
              </w:rPr>
            </w:pPr>
            <w:r w:rsidDel="00000000" w:rsidR="00000000" w:rsidRPr="00000000">
              <w:rPr>
                <w:sz w:val="20"/>
                <w:szCs w:val="20"/>
                <w:rtl w:val="0"/>
              </w:rPr>
              <w:t xml:space="preserve">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3">
            <w:pPr>
              <w:spacing w:line="252.00000000000003" w:lineRule="auto"/>
              <w:rPr>
                <w:sz w:val="20"/>
                <w:szCs w:val="20"/>
              </w:rPr>
            </w:pPr>
            <w:r w:rsidDel="00000000" w:rsidR="00000000" w:rsidRPr="00000000">
              <w:rPr>
                <w:sz w:val="20"/>
                <w:szCs w:val="20"/>
                <w:rtl w:val="0"/>
              </w:rPr>
              <w:t xml:space="preserve">Regulatory reporting decision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4">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5">
            <w:pPr>
              <w:spacing w:line="252.00000000000003" w:lineRule="auto"/>
              <w:rPr>
                <w:sz w:val="20"/>
                <w:szCs w:val="20"/>
              </w:rPr>
            </w:pPr>
            <w:r w:rsidDel="00000000" w:rsidR="00000000" w:rsidRPr="00000000">
              <w:rPr>
                <w:sz w:val="20"/>
                <w:szCs w:val="20"/>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6">
            <w:pPr>
              <w:spacing w:line="252.00000000000003" w:lineRule="auto"/>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7">
            <w:pPr>
              <w:spacing w:line="252.00000000000003" w:lineRule="auto"/>
              <w:rPr>
                <w:sz w:val="20"/>
                <w:szCs w:val="20"/>
              </w:rPr>
            </w:pPr>
            <w:r w:rsidDel="00000000" w:rsidR="00000000" w:rsidRPr="00000000">
              <w:rPr>
                <w:sz w:val="20"/>
                <w:szCs w:val="20"/>
                <w:rtl w:val="0"/>
              </w:rPr>
              <w:t xml:space="preserve">R/A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98">
            <w:pPr>
              <w:spacing w:line="252.00000000000003" w:lineRule="auto"/>
              <w:rPr>
                <w:sz w:val="20"/>
                <w:szCs w:val="20"/>
              </w:rPr>
            </w:pPr>
            <w:r w:rsidDel="00000000" w:rsidR="00000000" w:rsidRPr="00000000">
              <w:rPr>
                <w:sz w:val="20"/>
                <w:szCs w:val="20"/>
                <w:rtl w:val="0"/>
              </w:rPr>
              <w:t xml:space="preserve">C</w:t>
            </w:r>
          </w:p>
        </w:tc>
      </w:tr>
    </w:tbl>
    <w:p w:rsidR="00000000" w:rsidDel="00000000" w:rsidP="00000000" w:rsidRDefault="00000000" w:rsidRPr="00000000" w14:paraId="00000199">
      <w:pPr>
        <w:pStyle w:val="Heading2"/>
        <w:rPr/>
      </w:pPr>
      <w:bookmarkStart w:colFirst="0" w:colLast="0" w:name="_xrat0b64cmw" w:id="37"/>
      <w:bookmarkEnd w:id="37"/>
      <w:r w:rsidDel="00000000" w:rsidR="00000000" w:rsidRPr="00000000">
        <w:rPr>
          <w:rtl w:val="0"/>
        </w:rPr>
      </w:r>
    </w:p>
    <w:p w:rsidR="00000000" w:rsidDel="00000000" w:rsidP="00000000" w:rsidRDefault="00000000" w:rsidRPr="00000000" w14:paraId="0000019A">
      <w:pPr>
        <w:pStyle w:val="Heading2"/>
        <w:rPr/>
      </w:pPr>
      <w:bookmarkStart w:colFirst="0" w:colLast="0" w:name="_nhl2gadm4ore" w:id="38"/>
      <w:bookmarkEnd w:id="38"/>
      <w:r w:rsidDel="00000000" w:rsidR="00000000" w:rsidRPr="00000000">
        <w:rPr>
          <w:rtl w:val="0"/>
        </w:rPr>
        <w:t xml:space="preserve">Workflow</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numPr>
          <w:ilvl w:val="0"/>
          <w:numId w:val="11"/>
        </w:numPr>
        <w:ind w:left="720" w:hanging="360"/>
        <w:rPr>
          <w:u w:val="none"/>
        </w:rPr>
      </w:pPr>
      <w:r w:rsidDel="00000000" w:rsidR="00000000" w:rsidRPr="00000000">
        <w:rPr>
          <w:b w:val="1"/>
          <w:bCs w:val="1"/>
          <w:rtl w:val="0"/>
        </w:rPr>
        <w:t xml:space="preserve">Intake</w:t>
      </w:r>
      <w:r w:rsidDel="00000000" w:rsidR="00000000" w:rsidRPr="00000000">
        <w:rPr>
          <w:rtl w:val="0"/>
        </w:rPr>
        <w:t xml:space="preserve">: Finding is auto-ingested from GHAS and recorded with a unique ID, timestamp, source tool, repository, and the repository’s GxP classification</w:t>
      </w:r>
    </w:p>
    <w:p w:rsidR="00000000" w:rsidDel="00000000" w:rsidP="00000000" w:rsidRDefault="00000000" w:rsidRPr="00000000" w14:paraId="0000019D">
      <w:pPr>
        <w:numPr>
          <w:ilvl w:val="0"/>
          <w:numId w:val="11"/>
        </w:numPr>
        <w:ind w:left="720" w:hanging="360"/>
        <w:rPr>
          <w:u w:val="none"/>
        </w:rPr>
      </w:pPr>
      <w:r w:rsidDel="00000000" w:rsidR="00000000" w:rsidRPr="00000000">
        <w:rPr>
          <w:b w:val="1"/>
          <w:bCs w:val="1"/>
          <w:rtl w:val="0"/>
        </w:rPr>
        <w:t xml:space="preserve">Validation</w:t>
      </w:r>
      <w:r w:rsidDel="00000000" w:rsidR="00000000" w:rsidRPr="00000000">
        <w:rPr>
          <w:rtl w:val="0"/>
        </w:rPr>
        <w:t xml:space="preserve">: AppSec/Dev confirm the finding is real and assess reachability and exploitability</w:t>
      </w:r>
    </w:p>
    <w:p w:rsidR="00000000" w:rsidDel="00000000" w:rsidP="00000000" w:rsidRDefault="00000000" w:rsidRPr="00000000" w14:paraId="0000019E">
      <w:pPr>
        <w:numPr>
          <w:ilvl w:val="0"/>
          <w:numId w:val="11"/>
        </w:numPr>
        <w:ind w:left="720" w:hanging="360"/>
        <w:rPr>
          <w:u w:val="none"/>
        </w:rPr>
      </w:pPr>
      <w:r w:rsidDel="00000000" w:rsidR="00000000" w:rsidRPr="00000000">
        <w:rPr>
          <w:b w:val="1"/>
          <w:bCs w:val="1"/>
          <w:rtl w:val="0"/>
        </w:rPr>
        <w:t xml:space="preserve">De-duplication</w:t>
      </w:r>
      <w:r w:rsidDel="00000000" w:rsidR="00000000" w:rsidRPr="00000000">
        <w:rPr>
          <w:rtl w:val="0"/>
        </w:rPr>
        <w:t xml:space="preserve">: Findings reported by more than one tool are reconciled to a single tracked item with linked sources.</w:t>
      </w:r>
    </w:p>
    <w:p w:rsidR="00000000" w:rsidDel="00000000" w:rsidP="00000000" w:rsidRDefault="00000000" w:rsidRPr="00000000" w14:paraId="0000019F">
      <w:pPr>
        <w:numPr>
          <w:ilvl w:val="0"/>
          <w:numId w:val="11"/>
        </w:numPr>
        <w:ind w:left="720" w:hanging="360"/>
        <w:rPr>
          <w:u w:val="none"/>
        </w:rPr>
      </w:pPr>
      <w:r w:rsidDel="00000000" w:rsidR="00000000" w:rsidRPr="00000000">
        <w:rPr>
          <w:b w:val="1"/>
          <w:bCs w:val="1"/>
          <w:rtl w:val="0"/>
        </w:rPr>
        <w:t xml:space="preserve">False-positive handling</w:t>
      </w:r>
      <w:r w:rsidDel="00000000" w:rsidR="00000000" w:rsidRPr="00000000">
        <w:rPr>
          <w:rtl w:val="0"/>
        </w:rPr>
        <w:t xml:space="preserve">: Dispositioned with documented rationale and reviewer; suppressed in-tool with the rationale retained as a record</w:t>
      </w:r>
    </w:p>
    <w:p w:rsidR="00000000" w:rsidDel="00000000" w:rsidP="00000000" w:rsidRDefault="00000000" w:rsidRPr="00000000" w14:paraId="000001A0">
      <w:pPr>
        <w:numPr>
          <w:ilvl w:val="0"/>
          <w:numId w:val="11"/>
        </w:numPr>
        <w:ind w:left="720" w:hanging="360"/>
        <w:rPr>
          <w:u w:val="none"/>
        </w:rPr>
      </w:pPr>
      <w:r w:rsidDel="00000000" w:rsidR="00000000" w:rsidRPr="00000000">
        <w:rPr>
          <w:b w:val="1"/>
          <w:bCs w:val="1"/>
          <w:rtl w:val="0"/>
        </w:rPr>
        <w:t xml:space="preserve">Risk tier assignment</w:t>
      </w:r>
      <w:r w:rsidDel="00000000" w:rsidR="00000000" w:rsidRPr="00000000">
        <w:rPr>
          <w:rtl w:val="0"/>
        </w:rPr>
        <w:t xml:space="preserve">: the Risk-Based Prioritization Framework is applied, including the Gxp floor rule</w:t>
      </w:r>
    </w:p>
    <w:p w:rsidR="00000000" w:rsidDel="00000000" w:rsidP="00000000" w:rsidRDefault="00000000" w:rsidRPr="00000000" w14:paraId="000001A1">
      <w:pPr>
        <w:numPr>
          <w:ilvl w:val="0"/>
          <w:numId w:val="11"/>
        </w:numPr>
        <w:ind w:left="720" w:hanging="360"/>
        <w:rPr>
          <w:u w:val="none"/>
        </w:rPr>
      </w:pPr>
      <w:r w:rsidDel="00000000" w:rsidR="00000000" w:rsidRPr="00000000">
        <w:rPr>
          <w:b w:val="1"/>
          <w:bCs w:val="1"/>
          <w:rtl w:val="0"/>
        </w:rPr>
        <w:t xml:space="preserve">Assignment</w:t>
      </w:r>
      <w:r w:rsidDel="00000000" w:rsidR="00000000" w:rsidRPr="00000000">
        <w:rPr>
          <w:rtl w:val="0"/>
        </w:rPr>
        <w:t xml:space="preserve">: routed to the owning Dev team; GxP system findings are simultaneously routed to the System Owner and QA</w:t>
      </w:r>
    </w:p>
    <w:p w:rsidR="00000000" w:rsidDel="00000000" w:rsidP="00000000" w:rsidRDefault="00000000" w:rsidRPr="00000000" w14:paraId="000001A2">
      <w:pPr>
        <w:numPr>
          <w:ilvl w:val="0"/>
          <w:numId w:val="11"/>
        </w:numPr>
        <w:ind w:left="720" w:hanging="360"/>
        <w:rPr>
          <w:u w:val="none"/>
        </w:rPr>
      </w:pPr>
      <w:r w:rsidDel="00000000" w:rsidR="00000000" w:rsidRPr="00000000">
        <w:rPr>
          <w:b w:val="1"/>
          <w:bCs w:val="1"/>
          <w:rtl w:val="0"/>
        </w:rPr>
        <w:t xml:space="preserve">Tracking</w:t>
      </w:r>
      <w:r w:rsidDel="00000000" w:rsidR="00000000" w:rsidRPr="00000000">
        <w:rPr>
          <w:rtl w:val="0"/>
        </w:rPr>
        <w:t xml:space="preserve">: managed in GitHub Issues with tier, SLA clock, owner, and change-control linkage where applicable</w:t>
      </w:r>
    </w:p>
    <w:p w:rsidR="00000000" w:rsidDel="00000000" w:rsidP="00000000" w:rsidRDefault="00000000" w:rsidRPr="00000000" w14:paraId="000001A3">
      <w:pPr>
        <w:numPr>
          <w:ilvl w:val="0"/>
          <w:numId w:val="11"/>
        </w:numPr>
        <w:ind w:left="720" w:hanging="360"/>
        <w:rPr>
          <w:u w:val="none"/>
        </w:rPr>
      </w:pPr>
      <w:r w:rsidDel="00000000" w:rsidR="00000000" w:rsidRPr="00000000">
        <w:rPr>
          <w:b w:val="1"/>
          <w:bCs w:val="1"/>
          <w:rtl w:val="0"/>
        </w:rPr>
        <w:t xml:space="preserve">Closure</w:t>
      </w:r>
      <w:r w:rsidDel="00000000" w:rsidR="00000000" w:rsidRPr="00000000">
        <w:rPr>
          <w:rtl w:val="0"/>
        </w:rPr>
        <w:t xml:space="preserve">: verified fix, re-test evidence, and revalidation evidence captured before the item is closed</w:t>
      </w:r>
    </w:p>
    <w:p w:rsidR="00000000" w:rsidDel="00000000" w:rsidP="00000000" w:rsidRDefault="00000000" w:rsidRPr="00000000" w14:paraId="000001A4">
      <w:pPr>
        <w:pStyle w:val="Heading2"/>
        <w:rPr/>
      </w:pPr>
      <w:bookmarkStart w:colFirst="0" w:colLast="0" w:name="_aphdy64ulexe" w:id="39"/>
      <w:bookmarkEnd w:id="39"/>
      <w:r w:rsidDel="00000000" w:rsidR="00000000" w:rsidRPr="00000000">
        <w:rPr>
          <w:rtl w:val="0"/>
        </w:rPr>
        <w:t xml:space="preserve">Service Level Agreements (SLAs)</w:t>
      </w:r>
    </w:p>
    <w:p w:rsidR="00000000" w:rsidDel="00000000" w:rsidP="00000000" w:rsidRDefault="00000000" w:rsidRPr="00000000" w14:paraId="000001A5">
      <w:pPr>
        <w:rPr/>
      </w:pPr>
      <w:r w:rsidDel="00000000" w:rsidR="00000000" w:rsidRPr="00000000">
        <w:rPr>
          <w:rtl w:val="0"/>
        </w:rPr>
        <w:t xml:space="preserve">SLAs are split into a containment clock, where active risk is stopped, and a remediation clock, where a durable fix is delivered. These clocks are justified by the obligation to keep validated systems in a controlled, qualified state and to manage quality risk promptly.</w:t>
      </w:r>
    </w:p>
    <w:p w:rsidR="00000000" w:rsidDel="00000000" w:rsidP="00000000" w:rsidRDefault="00000000" w:rsidRPr="00000000" w14:paraId="000001A6">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475"/>
        <w:gridCol w:w="2535"/>
        <w:gridCol w:w="3240"/>
        <w:tblGridChange w:id="0">
          <w:tblGrid>
            <w:gridCol w:w="1110"/>
            <w:gridCol w:w="2475"/>
            <w:gridCol w:w="2535"/>
            <w:gridCol w:w="324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b w:val="1"/>
                <w:bCs w:val="1"/>
                <w:color w:val="ffffff"/>
              </w:rPr>
            </w:pPr>
            <w:r w:rsidDel="00000000" w:rsidR="00000000" w:rsidRPr="00000000">
              <w:rPr>
                <w:b w:val="1"/>
                <w:bCs w:val="1"/>
                <w:color w:val="ffffff"/>
                <w:rtl w:val="0"/>
              </w:rPr>
              <w:t xml:space="preserve">Tier</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b w:val="1"/>
                <w:bCs w:val="1"/>
                <w:color w:val="ffffff"/>
              </w:rPr>
            </w:pPr>
            <w:r w:rsidDel="00000000" w:rsidR="00000000" w:rsidRPr="00000000">
              <w:rPr>
                <w:b w:val="1"/>
                <w:bCs w:val="1"/>
                <w:color w:val="ffffff"/>
                <w:rtl w:val="0"/>
              </w:rPr>
              <w:t xml:space="preserve">Containment</w:t>
            </w:r>
          </w:p>
        </w:tc>
        <w:tc>
          <w:tcPr>
            <w:tcBorders>
              <w:left w:color="ffffff" w:space="0" w:sz="8" w:val="single"/>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b w:val="1"/>
                <w:bCs w:val="1"/>
                <w:color w:val="ffffff"/>
              </w:rPr>
            </w:pPr>
            <w:r w:rsidDel="00000000" w:rsidR="00000000" w:rsidRPr="00000000">
              <w:rPr>
                <w:b w:val="1"/>
                <w:bCs w:val="1"/>
                <w:color w:val="ffffff"/>
                <w:rtl w:val="0"/>
              </w:rPr>
              <w:t xml:space="preserve">Remediation (non-GxP)</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b w:val="1"/>
                <w:bCs w:val="1"/>
                <w:color w:val="ffffff"/>
              </w:rPr>
            </w:pPr>
            <w:r w:rsidDel="00000000" w:rsidR="00000000" w:rsidRPr="00000000">
              <w:rPr>
                <w:b w:val="1"/>
                <w:bCs w:val="1"/>
                <w:color w:val="ffffff"/>
                <w:rtl w:val="0"/>
              </w:rPr>
              <w:t xml:space="preserve">Remediation (GxP)</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spacing w:line="252.00000000000003" w:lineRule="auto"/>
              <w:rPr>
                <w:sz w:val="20"/>
                <w:szCs w:val="20"/>
              </w:rPr>
            </w:pPr>
            <w:r w:rsidDel="00000000" w:rsidR="00000000" w:rsidRPr="00000000">
              <w:rPr>
                <w:sz w:val="20"/>
                <w:szCs w:val="20"/>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24 hours (rotate/isolate)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 days via expedited change 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7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30 days via change control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52.00000000000003" w:lineRule="auto"/>
              <w:rPr>
                <w:sz w:val="20"/>
                <w:szCs w:val="20"/>
              </w:rPr>
            </w:pPr>
            <w:r w:rsidDel="00000000" w:rsidR="00000000" w:rsidRPr="00000000">
              <w:rPr>
                <w:rFonts w:ascii="Nova Mono" w:cs="Nova Mono" w:eastAsia="Nova Mono" w:hAnsi="Nova Mono"/>
                <w:sz w:val="20"/>
                <w:szCs w:val="20"/>
                <w:rtl w:val="0"/>
              </w:rPr>
              <w:t xml:space="preserve">≤ 90 days, next validation window</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20"/>
                <w:szCs w:val="20"/>
              </w:rPr>
            </w:pPr>
            <w:r w:rsidDel="00000000" w:rsidR="00000000" w:rsidRPr="00000000">
              <w:rPr>
                <w:rFonts w:ascii="Nova Mono" w:cs="Nova Mono" w:eastAsia="Nova Mono" w:hAnsi="Nova Mono"/>
                <w:sz w:val="20"/>
                <w:szCs w:val="20"/>
                <w:rtl w:val="0"/>
              </w:rPr>
              <w:t xml:space="preserve">≤ 90 days/backlog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Risk-assed; bundled with planned changes</w:t>
            </w:r>
          </w:p>
        </w:tc>
      </w:tr>
    </w:tbl>
    <w:p w:rsidR="00000000" w:rsidDel="00000000" w:rsidP="00000000" w:rsidRDefault="00000000" w:rsidRPr="00000000" w14:paraId="000001BB">
      <w:pPr>
        <w:rPr/>
      </w:pPr>
      <w:r w:rsidDel="00000000" w:rsidR="00000000" w:rsidRPr="00000000">
        <w:rPr>
          <w:rtl w:val="0"/>
        </w:rPr>
        <w:t xml:space="preserve">GxP remediation timelines are longer because the fix must pass through impact assessment, change control, and revalidation; speed is balanced against the regulatory requirement that changes to validated systems be controlled and documented. Containment is applied immediately and does not require the full change-control cycle but </w:t>
      </w:r>
      <w:r w:rsidDel="00000000" w:rsidR="00000000" w:rsidRPr="00000000">
        <w:rPr>
          <w:b w:val="1"/>
          <w:bCs w:val="1"/>
          <w:rtl w:val="0"/>
        </w:rPr>
        <w:t xml:space="preserve">is</w:t>
      </w:r>
      <w:r w:rsidDel="00000000" w:rsidR="00000000" w:rsidRPr="00000000">
        <w:rPr>
          <w:rtl w:val="0"/>
        </w:rPr>
        <w:t xml:space="preserve"> recorded.</w:t>
      </w:r>
    </w:p>
    <w:p w:rsidR="00000000" w:rsidDel="00000000" w:rsidP="00000000" w:rsidRDefault="00000000" w:rsidRPr="00000000" w14:paraId="000001BC">
      <w:pPr>
        <w:pStyle w:val="Heading2"/>
        <w:rPr/>
      </w:pPr>
      <w:bookmarkStart w:colFirst="0" w:colLast="0" w:name="_l7k107s0uspv" w:id="40"/>
      <w:bookmarkEnd w:id="40"/>
      <w:r w:rsidDel="00000000" w:rsidR="00000000" w:rsidRPr="00000000">
        <w:rPr>
          <w:rtl w:val="0"/>
        </w:rPr>
        <w:t xml:space="preserve">Change Control Integration</w:t>
      </w:r>
    </w:p>
    <w:p w:rsidR="00000000" w:rsidDel="00000000" w:rsidP="00000000" w:rsidRDefault="00000000" w:rsidRPr="00000000" w14:paraId="000001BD">
      <w:pPr>
        <w:rPr/>
      </w:pPr>
      <w:r w:rsidDel="00000000" w:rsidR="00000000" w:rsidRPr="00000000">
        <w:rPr>
          <w:rtl w:val="0"/>
        </w:rPr>
        <w:t xml:space="preserve">Remediation on validated GxP systems must not bypass the quality system. Each remediation is executed as a controlled change with the following expectations: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6"/>
        </w:numPr>
        <w:ind w:left="720" w:hanging="360"/>
        <w:rPr>
          <w:u w:val="none"/>
        </w:rPr>
      </w:pPr>
      <w:r w:rsidDel="00000000" w:rsidR="00000000" w:rsidRPr="00000000">
        <w:rPr>
          <w:rtl w:val="0"/>
        </w:rPr>
        <w:t xml:space="preserve">Raise a change request to the finding ID before code is merged to a release branch.</w:t>
      </w:r>
    </w:p>
    <w:p w:rsidR="00000000" w:rsidDel="00000000" w:rsidP="00000000" w:rsidRDefault="00000000" w:rsidRPr="00000000" w14:paraId="000001C0">
      <w:pPr>
        <w:numPr>
          <w:ilvl w:val="0"/>
          <w:numId w:val="6"/>
        </w:numPr>
        <w:ind w:left="720" w:hanging="360"/>
        <w:rPr>
          <w:u w:val="none"/>
        </w:rPr>
      </w:pPr>
      <w:r w:rsidDel="00000000" w:rsidR="00000000" w:rsidRPr="00000000">
        <w:rPr>
          <w:rtl w:val="0"/>
        </w:rPr>
        <w:t xml:space="preserve">Perform an impact assessment determining affected functions, regulated records, and the revalidation scope.</w:t>
      </w:r>
    </w:p>
    <w:p w:rsidR="00000000" w:rsidDel="00000000" w:rsidP="00000000" w:rsidRDefault="00000000" w:rsidRPr="00000000" w14:paraId="000001C1">
      <w:pPr>
        <w:numPr>
          <w:ilvl w:val="0"/>
          <w:numId w:val="6"/>
        </w:numPr>
        <w:ind w:left="720" w:hanging="360"/>
        <w:rPr>
          <w:u w:val="none"/>
        </w:rPr>
      </w:pPr>
      <w:r w:rsidDel="00000000" w:rsidR="00000000" w:rsidRPr="00000000">
        <w:rPr>
          <w:rtl w:val="0"/>
        </w:rPr>
        <w:t xml:space="preserve">Obtain QA and/or System Owner approval prior to deployment</w:t>
      </w:r>
      <w:r w:rsidDel="00000000" w:rsidR="00000000" w:rsidRPr="00000000">
        <w:rPr>
          <w:rtl w:val="0"/>
        </w:rPr>
        <w:t xml:space="preserve">.</w:t>
      </w:r>
    </w:p>
    <w:p w:rsidR="00000000" w:rsidDel="00000000" w:rsidP="00000000" w:rsidRDefault="00000000" w:rsidRPr="00000000" w14:paraId="000001C2">
      <w:pPr>
        <w:numPr>
          <w:ilvl w:val="0"/>
          <w:numId w:val="6"/>
        </w:numPr>
        <w:ind w:left="720" w:hanging="360"/>
        <w:rPr>
          <w:u w:val="none"/>
        </w:rPr>
      </w:pPr>
      <w:r w:rsidDel="00000000" w:rsidR="00000000" w:rsidRPr="00000000">
        <w:rPr>
          <w:rtl w:val="0"/>
        </w:rPr>
        <w:t xml:space="preserve">Execute verification/revalidation per the assessed scope and capture objective evidence.</w:t>
      </w:r>
    </w:p>
    <w:p w:rsidR="00000000" w:rsidDel="00000000" w:rsidP="00000000" w:rsidRDefault="00000000" w:rsidRPr="00000000" w14:paraId="000001C3">
      <w:pPr>
        <w:numPr>
          <w:ilvl w:val="0"/>
          <w:numId w:val="6"/>
        </w:numPr>
        <w:ind w:left="720" w:hanging="360"/>
        <w:rPr>
          <w:u w:val="none"/>
        </w:rPr>
      </w:pPr>
      <w:r w:rsidDel="00000000" w:rsidR="00000000" w:rsidRPr="00000000">
        <w:rPr>
          <w:rtl w:val="0"/>
        </w:rPr>
        <w:t xml:space="preserve">Update validation documentation and close the change record with linkage back to the finding and remediating PR/commit.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Emergency changes follow an expedited change path with concurrent QA notification and retrospective documentation completed within a defined window and are never omitted.</w:t>
      </w:r>
    </w:p>
    <w:p w:rsidR="00000000" w:rsidDel="00000000" w:rsidP="00000000" w:rsidRDefault="00000000" w:rsidRPr="00000000" w14:paraId="000001C6">
      <w:pPr>
        <w:pStyle w:val="Heading2"/>
        <w:rPr/>
      </w:pPr>
      <w:bookmarkStart w:colFirst="0" w:colLast="0" w:name="_mrs89kca4k7g" w:id="41"/>
      <w:bookmarkEnd w:id="41"/>
      <w:r w:rsidDel="00000000" w:rsidR="00000000" w:rsidRPr="00000000">
        <w:rPr>
          <w:rtl w:val="0"/>
        </w:rPr>
        <w:t xml:space="preserve">Risk Acceptance, Exceptions, and Compensating Controls</w:t>
      </w:r>
    </w:p>
    <w:p w:rsidR="00000000" w:rsidDel="00000000" w:rsidP="00000000" w:rsidRDefault="00000000" w:rsidRPr="00000000" w14:paraId="000001C7">
      <w:pPr>
        <w:rPr/>
      </w:pPr>
      <w:r w:rsidDel="00000000" w:rsidR="00000000" w:rsidRPr="00000000">
        <w:rPr>
          <w:rtl w:val="0"/>
        </w:rPr>
        <w:t xml:space="preserve">When a finding cannot be remediated within SLAs, a formal exception is required. Silent SLA breaches are strongly discouraged.</w:t>
      </w:r>
    </w:p>
    <w:p w:rsidR="00000000" w:rsidDel="00000000" w:rsidP="00000000" w:rsidRDefault="00000000" w:rsidRPr="00000000" w14:paraId="000001C8">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tcBorders>
              <w:righ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Element</w:t>
            </w:r>
          </w:p>
        </w:tc>
        <w:tc>
          <w:tcPr>
            <w:tcBorders>
              <w:left w:color="ffffff"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Requirement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Documented Justification</w:t>
            </w:r>
          </w:p>
        </w:tc>
        <w:tc>
          <w:tcPr>
            <w:tcMar>
              <w:top w:w="100.0" w:type="dxa"/>
              <w:left w:w="100.0" w:type="dxa"/>
              <w:bottom w:w="100.0" w:type="dxa"/>
              <w:right w:w="100.0" w:type="dxa"/>
            </w:tcMar>
            <w:vAlign w:val="top"/>
          </w:tcPr>
          <w:p w:rsidR="00000000" w:rsidDel="00000000" w:rsidP="00000000" w:rsidRDefault="00000000" w:rsidRPr="00000000" w14:paraId="000001CC">
            <w:pPr>
              <w:spacing w:line="252.00000000000003" w:lineRule="auto"/>
              <w:rPr>
                <w:sz w:val="20"/>
                <w:szCs w:val="20"/>
              </w:rPr>
            </w:pPr>
            <w:r w:rsidDel="00000000" w:rsidR="00000000" w:rsidRPr="00000000">
              <w:rPr>
                <w:sz w:val="20"/>
                <w:szCs w:val="20"/>
                <w:rtl w:val="0"/>
              </w:rPr>
              <w:t xml:space="preserve">Why remediation is deferred/declined; residual risk stated in integrity/safety terms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Compensating Controls</w:t>
            </w:r>
          </w:p>
        </w:tc>
        <w:tc>
          <w:tcPr>
            <w:tcMar>
              <w:top w:w="100.0" w:type="dxa"/>
              <w:left w:w="100.0" w:type="dxa"/>
              <w:bottom w:w="100.0" w:type="dxa"/>
              <w:right w:w="100.0" w:type="dxa"/>
            </w:tcMar>
            <w:vAlign w:val="top"/>
          </w:tcPr>
          <w:p w:rsidR="00000000" w:rsidDel="00000000" w:rsidP="00000000" w:rsidRDefault="00000000" w:rsidRPr="00000000" w14:paraId="000001CE">
            <w:pPr>
              <w:spacing w:line="252.00000000000003" w:lineRule="auto"/>
              <w:rPr>
                <w:sz w:val="20"/>
                <w:szCs w:val="20"/>
              </w:rPr>
            </w:pPr>
            <w:r w:rsidDel="00000000" w:rsidR="00000000" w:rsidRPr="00000000">
              <w:rPr>
                <w:sz w:val="20"/>
                <w:szCs w:val="20"/>
                <w:rtl w:val="0"/>
              </w:rPr>
              <w:t xml:space="preserve">Interim mitigations (network restriction, monitoring, WAF, access reduction) with evidence they are in place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Approval Authority</w:t>
            </w:r>
          </w:p>
        </w:tc>
        <w:tc>
          <w:tcPr>
            <w:tcMar>
              <w:top w:w="100.0" w:type="dxa"/>
              <w:left w:w="100.0" w:type="dxa"/>
              <w:bottom w:w="100.0" w:type="dxa"/>
              <w:right w:w="100.0" w:type="dxa"/>
            </w:tcMar>
            <w:vAlign w:val="top"/>
          </w:tcPr>
          <w:p w:rsidR="00000000" w:rsidDel="00000000" w:rsidP="00000000" w:rsidRDefault="00000000" w:rsidRPr="00000000" w14:paraId="000001D0">
            <w:pPr>
              <w:spacing w:line="252.00000000000003" w:lineRule="auto"/>
              <w:rPr>
                <w:sz w:val="20"/>
                <w:szCs w:val="20"/>
              </w:rPr>
            </w:pPr>
            <w:r w:rsidDel="00000000" w:rsidR="00000000" w:rsidRPr="00000000">
              <w:rPr>
                <w:sz w:val="20"/>
                <w:szCs w:val="20"/>
                <w:rtl w:val="0"/>
              </w:rPr>
              <w:t xml:space="preserve">System Owner accountable; QA concurrence mandatory for any GxP-system exception; AppSec consulted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1">
            <w:pPr>
              <w:spacing w:line="252.00000000000003" w:lineRule="auto"/>
              <w:rPr>
                <w:sz w:val="20"/>
                <w:szCs w:val="20"/>
              </w:rPr>
            </w:pPr>
            <w:r w:rsidDel="00000000" w:rsidR="00000000" w:rsidRPr="00000000">
              <w:rPr>
                <w:sz w:val="20"/>
                <w:szCs w:val="20"/>
                <w:rtl w:val="0"/>
              </w:rPr>
              <w:t xml:space="preserve">Expiry &amp; R</w:t>
            </w:r>
            <w:r w:rsidDel="00000000" w:rsidR="00000000" w:rsidRPr="00000000">
              <w:rPr>
                <w:sz w:val="20"/>
                <w:szCs w:val="20"/>
                <w:rtl w:val="0"/>
              </w:rPr>
              <w:t xml:space="preserve">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2">
            <w:pPr>
              <w:spacing w:line="252.00000000000003" w:lineRule="auto"/>
              <w:rPr>
                <w:sz w:val="20"/>
                <w:szCs w:val="20"/>
              </w:rPr>
            </w:pPr>
            <w:r w:rsidDel="00000000" w:rsidR="00000000" w:rsidRPr="00000000">
              <w:rPr>
                <w:sz w:val="20"/>
                <w:szCs w:val="20"/>
                <w:rtl w:val="0"/>
              </w:rPr>
              <w:t xml:space="preserve">Time-boxed; auto-resurfaces for re-review at expiry; no indefinite acceptances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3">
            <w:pPr>
              <w:spacing w:line="252.00000000000003" w:lineRule="auto"/>
              <w:rPr>
                <w:sz w:val="20"/>
                <w:szCs w:val="20"/>
              </w:rPr>
            </w:pPr>
            <w:r w:rsidDel="00000000" w:rsidR="00000000" w:rsidRPr="00000000">
              <w:rPr>
                <w:sz w:val="20"/>
                <w:szCs w:val="20"/>
                <w:rtl w:val="0"/>
              </w:rPr>
              <w:t xml:space="preserve">Record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4">
            <w:pPr>
              <w:spacing w:line="252.00000000000003" w:lineRule="auto"/>
              <w:rPr>
                <w:sz w:val="20"/>
                <w:szCs w:val="20"/>
              </w:rPr>
            </w:pPr>
            <w:r w:rsidDel="00000000" w:rsidR="00000000" w:rsidRPr="00000000">
              <w:rPr>
                <w:sz w:val="20"/>
                <w:szCs w:val="20"/>
                <w:rtl w:val="0"/>
              </w:rPr>
              <w:t xml:space="preserve">Stored as a controlled record with electronic signature, linked to the finding </w:t>
            </w:r>
          </w:p>
        </w:tc>
      </w:tr>
    </w:tbl>
    <w:p w:rsidR="00000000" w:rsidDel="00000000" w:rsidP="00000000" w:rsidRDefault="00000000" w:rsidRPr="00000000" w14:paraId="000001D5">
      <w:pPr>
        <w:pStyle w:val="Heading1"/>
        <w:rPr/>
      </w:pPr>
      <w:bookmarkStart w:colFirst="0" w:colLast="0" w:name="_mowul93wzoxl" w:id="42"/>
      <w:bookmarkEnd w:id="42"/>
      <w:r w:rsidDel="00000000" w:rsidR="00000000" w:rsidRPr="00000000">
        <w:rPr>
          <w:rtl w:val="0"/>
        </w:rPr>
        <w:t xml:space="preserve">Future-State Remediation Planning</w:t>
      </w:r>
    </w:p>
    <w:p w:rsidR="00000000" w:rsidDel="00000000" w:rsidP="00000000" w:rsidRDefault="00000000" w:rsidRPr="00000000" w14:paraId="000001D6">
      <w:pPr>
        <w:pStyle w:val="Heading2"/>
        <w:rPr/>
      </w:pPr>
      <w:bookmarkStart w:colFirst="0" w:colLast="0" w:name="_2uggpajisv6w" w:id="43"/>
      <w:bookmarkEnd w:id="43"/>
      <w:r w:rsidDel="00000000" w:rsidR="00000000" w:rsidRPr="00000000">
        <w:rPr>
          <w:rtl w:val="0"/>
        </w:rPr>
        <w:t xml:space="preserve">Remediation Workflow, Ownership &amp; GitHub Integration</w:t>
      </w:r>
    </w:p>
    <w:p w:rsidR="00000000" w:rsidDel="00000000" w:rsidP="00000000" w:rsidRDefault="00000000" w:rsidRPr="00000000" w14:paraId="000001D7">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900"/>
        <w:tblGridChange w:id="0">
          <w:tblGrid>
            <w:gridCol w:w="2460"/>
            <w:gridCol w:w="6900"/>
          </w:tblGrid>
        </w:tblGridChange>
      </w:tblGrid>
      <w:tr>
        <w:trPr>
          <w:cantSplit w:val="0"/>
          <w:tblHeader w:val="0"/>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D8">
            <w:pPr>
              <w:spacing w:line="252.00000000000003" w:lineRule="auto"/>
              <w:rPr/>
            </w:pPr>
            <w:r w:rsidDel="00000000" w:rsidR="00000000" w:rsidRPr="00000000">
              <w:rPr>
                <w:b w:val="1"/>
                <w:bCs w:val="1"/>
                <w:color w:val="ffffff"/>
                <w:rtl w:val="0"/>
              </w:rPr>
              <w:t xml:space="preserve">Mechanism</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D9">
            <w:pPr>
              <w:spacing w:line="252.00000000000003" w:lineRule="auto"/>
              <w:rPr/>
            </w:pPr>
            <w:r w:rsidDel="00000000" w:rsidR="00000000" w:rsidRPr="00000000">
              <w:rPr>
                <w:b w:val="1"/>
                <w:bCs w:val="1"/>
                <w:color w:val="ffffff"/>
                <w:rtl w:val="0"/>
              </w:rPr>
              <w:t xml:space="preserve">Use in the program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A">
            <w:pPr>
              <w:spacing w:line="252.00000000000003" w:lineRule="auto"/>
              <w:rPr>
                <w:sz w:val="20"/>
                <w:szCs w:val="20"/>
              </w:rPr>
            </w:pPr>
            <w:commentRangeStart w:id="18"/>
            <w:commentRangeStart w:id="19"/>
            <w:commentRangeStart w:id="20"/>
            <w:r w:rsidDel="00000000" w:rsidR="00000000" w:rsidRPr="00000000">
              <w:rPr>
                <w:sz w:val="20"/>
                <w:szCs w:val="20"/>
                <w:rtl w:val="0"/>
              </w:rPr>
              <w:t xml:space="preserve">GitHub Issues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B">
            <w:pPr>
              <w:spacing w:line="252.00000000000003" w:lineRule="auto"/>
              <w:rPr>
                <w:sz w:val="20"/>
                <w:szCs w:val="20"/>
              </w:rPr>
            </w:pP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sz w:val="20"/>
                <w:szCs w:val="20"/>
                <w:rtl w:val="0"/>
              </w:rPr>
              <w:t xml:space="preserve">One tracked item per validated finding: tier, owner, SLA due date, change-control link, disposition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C">
            <w:pPr>
              <w:spacing w:line="252.00000000000003" w:lineRule="auto"/>
              <w:rPr>
                <w:sz w:val="20"/>
                <w:szCs w:val="20"/>
              </w:rPr>
            </w:pPr>
            <w:r w:rsidDel="00000000" w:rsidR="00000000" w:rsidRPr="00000000">
              <w:rPr>
                <w:sz w:val="20"/>
                <w:szCs w:val="20"/>
                <w:rtl w:val="0"/>
              </w:rPr>
              <w:t xml:space="preserve">GitHub Projects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D">
            <w:pPr>
              <w:spacing w:line="252.00000000000003" w:lineRule="auto"/>
              <w:rPr>
                <w:sz w:val="20"/>
                <w:szCs w:val="20"/>
              </w:rPr>
            </w:pPr>
            <w:r w:rsidDel="00000000" w:rsidR="00000000" w:rsidRPr="00000000">
              <w:rPr>
                <w:sz w:val="20"/>
                <w:szCs w:val="20"/>
                <w:rtl w:val="0"/>
              </w:rPr>
              <w:t xml:space="preserve">Portfolio view of backlog, aging, and SLA status across repos; feeds metrics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E">
            <w:pPr>
              <w:spacing w:line="252.00000000000003" w:lineRule="auto"/>
              <w:rPr>
                <w:sz w:val="20"/>
                <w:szCs w:val="20"/>
              </w:rPr>
            </w:pPr>
            <w:r w:rsidDel="00000000" w:rsidR="00000000" w:rsidRPr="00000000">
              <w:rPr>
                <w:sz w:val="20"/>
                <w:szCs w:val="20"/>
                <w:rtl w:val="0"/>
              </w:rPr>
              <w:t xml:space="preserve">Branch protection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DF">
            <w:pPr>
              <w:spacing w:line="252.00000000000003" w:lineRule="auto"/>
              <w:rPr>
                <w:sz w:val="20"/>
                <w:szCs w:val="20"/>
              </w:rPr>
            </w:pPr>
            <w:r w:rsidDel="00000000" w:rsidR="00000000" w:rsidRPr="00000000">
              <w:rPr>
                <w:sz w:val="20"/>
                <w:szCs w:val="20"/>
                <w:rtl w:val="0"/>
              </w:rPr>
              <w:t xml:space="preserve">Protect release/main branches on GxP repos; require reviews and passing checks before merge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0">
            <w:pPr>
              <w:spacing w:line="252.00000000000003" w:lineRule="auto"/>
              <w:rPr>
                <w:sz w:val="20"/>
                <w:szCs w:val="20"/>
              </w:rPr>
            </w:pPr>
            <w:r w:rsidDel="00000000" w:rsidR="00000000" w:rsidRPr="00000000">
              <w:rPr>
                <w:sz w:val="20"/>
                <w:szCs w:val="20"/>
                <w:rtl w:val="0"/>
              </w:rPr>
              <w:t xml:space="preserve">Required status checks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1">
            <w:pPr>
              <w:spacing w:line="252.00000000000003" w:lineRule="auto"/>
              <w:rPr>
                <w:sz w:val="20"/>
                <w:szCs w:val="20"/>
              </w:rPr>
            </w:pPr>
            <w:r w:rsidDel="00000000" w:rsidR="00000000" w:rsidRPr="00000000">
              <w:rPr>
                <w:sz w:val="20"/>
                <w:szCs w:val="20"/>
                <w:rtl w:val="0"/>
              </w:rPr>
              <w:t xml:space="preserve">Block merge when Critical/High security checks fail on protected branches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2">
            <w:pPr>
              <w:spacing w:line="252.00000000000003" w:lineRule="auto"/>
              <w:rPr>
                <w:sz w:val="20"/>
                <w:szCs w:val="20"/>
              </w:rPr>
            </w:pPr>
            <w:r w:rsidDel="00000000" w:rsidR="00000000" w:rsidRPr="00000000">
              <w:rPr>
                <w:sz w:val="20"/>
                <w:szCs w:val="20"/>
                <w:rtl w:val="0"/>
              </w:rPr>
              <w:t xml:space="preserve">PR gating</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3">
            <w:pPr>
              <w:spacing w:line="252.00000000000003" w:lineRule="auto"/>
              <w:rPr>
                <w:sz w:val="20"/>
                <w:szCs w:val="20"/>
              </w:rPr>
            </w:pPr>
            <w:r w:rsidDel="00000000" w:rsidR="00000000" w:rsidRPr="00000000">
              <w:rPr>
                <w:sz w:val="20"/>
                <w:szCs w:val="20"/>
                <w:rtl w:val="0"/>
              </w:rPr>
              <w:t xml:space="preserve">Code scanning + secret scanning results surfaced and gated in pull requests so fixes are verified pre-merge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4">
            <w:pPr>
              <w:spacing w:line="252.00000000000003" w:lineRule="auto"/>
              <w:rPr>
                <w:sz w:val="20"/>
                <w:szCs w:val="20"/>
              </w:rPr>
            </w:pPr>
            <w:r w:rsidDel="00000000" w:rsidR="00000000" w:rsidRPr="00000000">
              <w:rPr>
                <w:sz w:val="20"/>
                <w:szCs w:val="20"/>
                <w:rtl w:val="0"/>
              </w:rPr>
              <w:t xml:space="preserve">Escalation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5">
            <w:pPr>
              <w:spacing w:line="252.00000000000003" w:lineRule="auto"/>
              <w:rPr>
                <w:sz w:val="20"/>
                <w:szCs w:val="20"/>
              </w:rPr>
            </w:pPr>
            <w:r w:rsidDel="00000000" w:rsidR="00000000" w:rsidRPr="00000000">
              <w:rPr>
                <w:sz w:val="20"/>
                <w:szCs w:val="20"/>
                <w:rtl w:val="0"/>
              </w:rPr>
              <w:t xml:space="preserve">Auto-escalate to System Owner &amp; QA on SLA breach for GxP findings; governance forum review</w:t>
            </w:r>
          </w:p>
        </w:tc>
      </w:tr>
    </w:tbl>
    <w:p w:rsidR="00000000" w:rsidDel="00000000" w:rsidP="00000000" w:rsidRDefault="00000000" w:rsidRPr="00000000" w14:paraId="000001E6">
      <w:pPr>
        <w:pStyle w:val="Heading2"/>
        <w:rPr>
          <w:color w:val="2e75b6"/>
          <w:sz w:val="24"/>
          <w:szCs w:val="24"/>
        </w:rPr>
      </w:pPr>
      <w:bookmarkStart w:colFirst="0" w:colLast="0" w:name="_5cey8hmkae80" w:id="44"/>
      <w:bookmarkEnd w:id="44"/>
      <w:r w:rsidDel="00000000" w:rsidR="00000000" w:rsidRPr="00000000">
        <w:rPr>
          <w:rtl w:val="0"/>
        </w:rPr>
        <w:t xml:space="preserve">Proactive Roadmap</w:t>
      </w:r>
      <w:r w:rsidDel="00000000" w:rsidR="00000000" w:rsidRPr="00000000">
        <w:rPr>
          <w:rtl w:val="0"/>
        </w:rPr>
      </w:r>
    </w:p>
    <w:tbl>
      <w:tblPr>
        <w:tblStyle w:val="Table14"/>
        <w:tblW w:w="9360.0" w:type="dxa"/>
        <w:jc w:val="left"/>
        <w:tblLayout w:type="fixed"/>
        <w:tblLook w:val="0000"/>
      </w:tblPr>
      <w:tblGrid>
        <w:gridCol w:w="2300"/>
        <w:gridCol w:w="2400"/>
        <w:gridCol w:w="4660"/>
        <w:tblGridChange w:id="0">
          <w:tblGrid>
            <w:gridCol w:w="2300"/>
            <w:gridCol w:w="2400"/>
            <w:gridCol w:w="466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E7">
            <w:pPr>
              <w:spacing w:line="252.00000000000003" w:lineRule="auto"/>
              <w:rPr/>
            </w:pPr>
            <w:r w:rsidDel="00000000" w:rsidR="00000000" w:rsidRPr="00000000">
              <w:rPr>
                <w:b w:val="1"/>
                <w:bCs w:val="1"/>
                <w:color w:val="ffffff"/>
                <w:rtl w:val="0"/>
              </w:rPr>
              <w:t xml:space="preserve">Horizon</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E8">
            <w:pPr>
              <w:spacing w:line="252.00000000000003" w:lineRule="auto"/>
              <w:rPr/>
            </w:pPr>
            <w:r w:rsidDel="00000000" w:rsidR="00000000" w:rsidRPr="00000000">
              <w:rPr>
                <w:b w:val="1"/>
                <w:bCs w:val="1"/>
                <w:color w:val="ffffff"/>
                <w:rtl w:val="0"/>
              </w:rPr>
              <w:t xml:space="preserve">Focus</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E9">
            <w:pPr>
              <w:spacing w:line="252.00000000000003" w:lineRule="auto"/>
              <w:rPr/>
            </w:pPr>
            <w:r w:rsidDel="00000000" w:rsidR="00000000" w:rsidRPr="00000000">
              <w:rPr>
                <w:b w:val="1"/>
                <w:bCs w:val="1"/>
                <w:color w:val="ffffff"/>
                <w:rtl w:val="0"/>
              </w:rPr>
              <w:t xml:space="preserve">Representative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A">
            <w:pPr>
              <w:spacing w:line="252.00000000000003" w:lineRule="auto"/>
              <w:rPr>
                <w:sz w:val="20"/>
                <w:szCs w:val="20"/>
              </w:rPr>
            </w:pPr>
            <w:r w:rsidDel="00000000" w:rsidR="00000000" w:rsidRPr="00000000">
              <w:rPr>
                <w:sz w:val="20"/>
                <w:szCs w:val="20"/>
                <w:rtl w:val="0"/>
              </w:rPr>
              <w:t xml:space="preserve">Now (reactive, controlled)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B">
            <w:pPr>
              <w:spacing w:line="252.00000000000003" w:lineRule="auto"/>
              <w:rPr>
                <w:sz w:val="20"/>
                <w:szCs w:val="20"/>
              </w:rPr>
            </w:pPr>
            <w:r w:rsidDel="00000000" w:rsidR="00000000" w:rsidRPr="00000000">
              <w:rPr>
                <w:sz w:val="20"/>
                <w:szCs w:val="20"/>
                <w:rtl w:val="0"/>
              </w:rPr>
              <w:t xml:space="preserve">Make the current process defensible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C">
            <w:pPr>
              <w:spacing w:line="252.00000000000003" w:lineRule="auto"/>
              <w:rPr>
                <w:sz w:val="20"/>
                <w:szCs w:val="20"/>
              </w:rPr>
            </w:pPr>
            <w:r w:rsidDel="00000000" w:rsidR="00000000" w:rsidRPr="00000000">
              <w:rPr>
                <w:sz w:val="20"/>
                <w:szCs w:val="20"/>
                <w:rtl w:val="0"/>
              </w:rPr>
              <w:t xml:space="preserve">Document triage (this program); enable PR gating; classify all repos; ratify SLAs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D">
            <w:pPr>
              <w:spacing w:line="252.00000000000003" w:lineRule="auto"/>
              <w:rPr>
                <w:sz w:val="20"/>
                <w:szCs w:val="20"/>
              </w:rPr>
            </w:pPr>
            <w:r w:rsidDel="00000000" w:rsidR="00000000" w:rsidRPr="00000000">
              <w:rPr>
                <w:sz w:val="20"/>
                <w:szCs w:val="20"/>
                <w:rtl w:val="0"/>
              </w:rPr>
              <w:t xml:space="preserve">Near term (shift-left)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E">
            <w:pPr>
              <w:spacing w:line="252.00000000000003" w:lineRule="auto"/>
              <w:rPr>
                <w:sz w:val="20"/>
                <w:szCs w:val="20"/>
              </w:rPr>
            </w:pPr>
            <w:r w:rsidDel="00000000" w:rsidR="00000000" w:rsidRPr="00000000">
              <w:rPr>
                <w:sz w:val="20"/>
                <w:szCs w:val="20"/>
                <w:rtl w:val="0"/>
              </w:rPr>
              <w:t xml:space="preserve">Catch issues earlier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EF">
            <w:pPr>
              <w:spacing w:line="252.00000000000003" w:lineRule="auto"/>
              <w:rPr>
                <w:sz w:val="20"/>
                <w:szCs w:val="20"/>
              </w:rPr>
            </w:pPr>
            <w:commentRangeStart w:id="21"/>
            <w:commentRangeStart w:id="22"/>
            <w:commentRangeStart w:id="23"/>
            <w:r w:rsidDel="00000000" w:rsidR="00000000" w:rsidRPr="00000000">
              <w:rPr>
                <w:sz w:val="20"/>
                <w:szCs w:val="20"/>
                <w:rtl w:val="0"/>
              </w:rPr>
              <w:t xml:space="preserve">Pre-commit secret scanning</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r w:rsidDel="00000000" w:rsidR="00000000" w:rsidRPr="00000000">
              <w:rPr>
                <w:sz w:val="20"/>
                <w:szCs w:val="20"/>
                <w:rtl w:val="0"/>
              </w:rPr>
              <w:t xml:space="preserve">; dependency review on PRs; developer security training; secure defaults/templates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0">
            <w:pPr>
              <w:spacing w:line="252.00000000000003" w:lineRule="auto"/>
              <w:rPr>
                <w:sz w:val="20"/>
                <w:szCs w:val="20"/>
              </w:rPr>
            </w:pPr>
            <w:r w:rsidDel="00000000" w:rsidR="00000000" w:rsidRPr="00000000">
              <w:rPr>
                <w:sz w:val="20"/>
                <w:szCs w:val="20"/>
                <w:rtl w:val="0"/>
              </w:rPr>
              <w:t xml:space="preserve">Mid term (close gaps)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1">
            <w:pPr>
              <w:spacing w:line="252.00000000000003" w:lineRule="auto"/>
              <w:rPr>
                <w:sz w:val="20"/>
                <w:szCs w:val="20"/>
              </w:rPr>
            </w:pPr>
            <w:r w:rsidDel="00000000" w:rsidR="00000000" w:rsidRPr="00000000">
              <w:rPr>
                <w:sz w:val="20"/>
                <w:szCs w:val="20"/>
                <w:rtl w:val="0"/>
              </w:rPr>
              <w:t xml:space="preserve">Expand coverage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2">
            <w:pPr>
              <w:spacing w:line="252.00000000000003" w:lineRule="auto"/>
              <w:rPr>
                <w:sz w:val="20"/>
                <w:szCs w:val="20"/>
              </w:rPr>
            </w:pPr>
            <w:r w:rsidDel="00000000" w:rsidR="00000000" w:rsidRPr="00000000">
              <w:rPr>
                <w:sz w:val="20"/>
                <w:szCs w:val="20"/>
                <w:rtl w:val="0"/>
              </w:rPr>
              <w:t xml:space="preserve">Introduce IaC scanning, container/image scanning, and DAST per risk priority; SBOM generation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3">
            <w:pPr>
              <w:spacing w:line="252.00000000000003" w:lineRule="auto"/>
              <w:rPr>
                <w:sz w:val="20"/>
                <w:szCs w:val="20"/>
              </w:rPr>
            </w:pPr>
            <w:r w:rsidDel="00000000" w:rsidR="00000000" w:rsidRPr="00000000">
              <w:rPr>
                <w:sz w:val="20"/>
                <w:szCs w:val="20"/>
                <w:rtl w:val="0"/>
              </w:rPr>
              <w:t xml:space="preserve">Target (proactive)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4">
            <w:pPr>
              <w:spacing w:line="252.00000000000003" w:lineRule="auto"/>
              <w:rPr>
                <w:sz w:val="20"/>
                <w:szCs w:val="20"/>
              </w:rPr>
            </w:pPr>
            <w:r w:rsidDel="00000000" w:rsidR="00000000" w:rsidRPr="00000000">
              <w:rPr>
                <w:sz w:val="20"/>
                <w:szCs w:val="20"/>
                <w:rtl w:val="0"/>
              </w:rPr>
              <w:t xml:space="preserve">Prevent by design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1F5">
            <w:pPr>
              <w:spacing w:line="252.00000000000003" w:lineRule="auto"/>
              <w:rPr>
                <w:sz w:val="20"/>
                <w:szCs w:val="20"/>
              </w:rPr>
            </w:pPr>
            <w:r w:rsidDel="00000000" w:rsidR="00000000" w:rsidRPr="00000000">
              <w:rPr>
                <w:sz w:val="20"/>
                <w:szCs w:val="20"/>
                <w:rtl w:val="0"/>
              </w:rPr>
              <w:t xml:space="preserve">Security gates in CI as policy-as-code; controlled baseline configurations; continuous monitoring; metrics-driven hardening</w:t>
            </w:r>
          </w:p>
        </w:tc>
      </w:tr>
    </w:tbl>
    <w:p w:rsidR="00000000" w:rsidDel="00000000" w:rsidP="00000000" w:rsidRDefault="00000000" w:rsidRPr="00000000" w14:paraId="000001F6">
      <w:pPr>
        <w:pStyle w:val="Heading2"/>
        <w:rPr/>
      </w:pPr>
      <w:bookmarkStart w:colFirst="0" w:colLast="0" w:name="_23hia0ukz4ps" w:id="45"/>
      <w:bookmarkEnd w:id="45"/>
      <w:r w:rsidDel="00000000" w:rsidR="00000000" w:rsidRPr="00000000">
        <w:rPr>
          <w:rtl w:val="0"/>
        </w:rPr>
        <w:t xml:space="preserve">Verification, Retest and Regression, and Closure</w:t>
      </w:r>
    </w:p>
    <w:p w:rsidR="00000000" w:rsidDel="00000000" w:rsidP="00000000" w:rsidRDefault="00000000" w:rsidRPr="00000000" w14:paraId="000001F7">
      <w:pPr>
        <w:numPr>
          <w:ilvl w:val="0"/>
          <w:numId w:val="2"/>
        </w:numPr>
        <w:spacing w:after="80" w:line="276" w:lineRule="auto"/>
        <w:ind w:left="540" w:hanging="280"/>
        <w:rPr/>
      </w:pPr>
      <w:r w:rsidDel="00000000" w:rsidR="00000000" w:rsidRPr="00000000">
        <w:rPr>
          <w:rtl w:val="0"/>
        </w:rPr>
        <w:t xml:space="preserve">Verification: Confirm the specific finding is resolved. </w:t>
      </w:r>
      <w:r w:rsidDel="00000000" w:rsidR="00000000" w:rsidRPr="00000000">
        <w:rPr>
          <w:rtl w:val="0"/>
        </w:rPr>
      </w:r>
    </w:p>
    <w:p w:rsidR="00000000" w:rsidDel="00000000" w:rsidP="00000000" w:rsidRDefault="00000000" w:rsidRPr="00000000" w14:paraId="000001F8">
      <w:pPr>
        <w:numPr>
          <w:ilvl w:val="0"/>
          <w:numId w:val="2"/>
        </w:numPr>
        <w:spacing w:after="80" w:line="276" w:lineRule="auto"/>
        <w:ind w:left="540" w:hanging="280"/>
        <w:rPr/>
      </w:pPr>
      <w:r w:rsidDel="00000000" w:rsidR="00000000" w:rsidRPr="00000000">
        <w:rPr>
          <w:rtl w:val="0"/>
        </w:rPr>
        <w:t xml:space="preserve">Re-test &amp; regression: Confirm the fix introduced no new defect; for GxP systems, run the regression scope defined in the change's impact assessment.</w:t>
      </w:r>
    </w:p>
    <w:p w:rsidR="00000000" w:rsidDel="00000000" w:rsidP="00000000" w:rsidRDefault="00000000" w:rsidRPr="00000000" w14:paraId="000001F9">
      <w:pPr>
        <w:numPr>
          <w:ilvl w:val="0"/>
          <w:numId w:val="2"/>
        </w:numPr>
        <w:spacing w:after="80" w:line="276" w:lineRule="auto"/>
        <w:ind w:left="540" w:hanging="280"/>
        <w:rPr/>
      </w:pPr>
      <w:r w:rsidDel="00000000" w:rsidR="00000000" w:rsidRPr="00000000">
        <w:rPr>
          <w:rtl w:val="0"/>
        </w:rPr>
        <w:t xml:space="preserve">Revalidation triggers: Closure of a GxP-system finding requires the revalidation evidence mandated by its change record before the item may be closed.</w:t>
      </w:r>
    </w:p>
    <w:p w:rsidR="00000000" w:rsidDel="00000000" w:rsidP="00000000" w:rsidRDefault="00000000" w:rsidRPr="00000000" w14:paraId="000001FA">
      <w:pPr>
        <w:numPr>
          <w:ilvl w:val="0"/>
          <w:numId w:val="2"/>
        </w:numPr>
        <w:spacing w:after="80" w:line="276" w:lineRule="auto"/>
        <w:ind w:left="540" w:hanging="280"/>
        <w:rPr/>
      </w:pPr>
      <w:r w:rsidDel="00000000" w:rsidR="00000000" w:rsidRPr="00000000">
        <w:rPr>
          <w:rtl w:val="0"/>
        </w:rPr>
        <w:t xml:space="preserve">Closure criteria: Finding cleared, evidence attached, change record closed, and traceability complete. Closure is recorded by an authorized reviewer.</w:t>
      </w:r>
    </w:p>
    <w:p w:rsidR="00000000" w:rsidDel="00000000" w:rsidP="00000000" w:rsidRDefault="00000000" w:rsidRPr="00000000" w14:paraId="000001FB">
      <w:pPr>
        <w:pStyle w:val="Heading1"/>
        <w:spacing w:after="80" w:line="276" w:lineRule="auto"/>
        <w:rPr/>
      </w:pPr>
      <w:bookmarkStart w:colFirst="0" w:colLast="0" w:name="_yhcnydaimedq" w:id="46"/>
      <w:bookmarkEnd w:id="46"/>
      <w:r w:rsidDel="00000000" w:rsidR="00000000" w:rsidRPr="00000000">
        <w:rPr>
          <w:rtl w:val="0"/>
        </w:rPr>
        <w:t xml:space="preserve">Compliance Mapping and Evidence</w:t>
      </w:r>
    </w:p>
    <w:p w:rsidR="00000000" w:rsidDel="00000000" w:rsidP="00000000" w:rsidRDefault="00000000" w:rsidRPr="00000000" w14:paraId="000001FC">
      <w:pPr>
        <w:pStyle w:val="Heading2"/>
        <w:rPr/>
      </w:pPr>
      <w:bookmarkStart w:colFirst="0" w:colLast="0" w:name="_vwjju3psxs1x" w:id="47"/>
      <w:bookmarkEnd w:id="47"/>
      <w:commentRangeStart w:id="24"/>
      <w:r w:rsidDel="00000000" w:rsidR="00000000" w:rsidRPr="00000000">
        <w:rPr>
          <w:rtl w:val="0"/>
        </w:rPr>
        <w:t xml:space="preserve">Regulatory and Framework Mapping</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FD">
      <w:pPr>
        <w:spacing w:after="120" w:line="276" w:lineRule="auto"/>
        <w:rPr>
          <w:sz w:val="21"/>
          <w:szCs w:val="21"/>
        </w:rPr>
      </w:pPr>
      <w:r w:rsidDel="00000000" w:rsidR="00000000" w:rsidRPr="00000000">
        <w:rPr>
          <w:rtl w:val="0"/>
        </w:rPr>
        <w:t xml:space="preserve">Each program requirement is traced to the controlling clause/control. References reflect common application of the cited regulations and should be confirmed against the organization's specific obligations.</w:t>
      </w:r>
      <w:r w:rsidDel="00000000" w:rsidR="00000000" w:rsidRPr="00000000">
        <w:rPr>
          <w:rtl w:val="0"/>
        </w:rPr>
      </w:r>
    </w:p>
    <w:tbl>
      <w:tblPr>
        <w:tblStyle w:val="Table15"/>
        <w:tblW w:w="9360.0" w:type="dxa"/>
        <w:jc w:val="left"/>
        <w:tblLayout w:type="fixed"/>
        <w:tblLook w:val="0000"/>
      </w:tblPr>
      <w:tblGrid>
        <w:gridCol w:w="2700"/>
        <w:gridCol w:w="3460"/>
        <w:gridCol w:w="3200"/>
        <w:tblGridChange w:id="0">
          <w:tblGrid>
            <w:gridCol w:w="2700"/>
            <w:gridCol w:w="3460"/>
            <w:gridCol w:w="32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FE">
            <w:pPr>
              <w:spacing w:line="252.00000000000003" w:lineRule="auto"/>
              <w:rPr/>
            </w:pPr>
            <w:r w:rsidDel="00000000" w:rsidR="00000000" w:rsidRPr="00000000">
              <w:rPr>
                <w:b w:val="1"/>
                <w:bCs w:val="1"/>
                <w:color w:val="ffffff"/>
                <w:rtl w:val="0"/>
              </w:rPr>
              <w:t xml:space="preserve">Program element</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1FF">
            <w:pPr>
              <w:spacing w:line="252.00000000000003" w:lineRule="auto"/>
              <w:rPr/>
            </w:pPr>
            <w:r w:rsidDel="00000000" w:rsidR="00000000" w:rsidRPr="00000000">
              <w:rPr>
                <w:b w:val="1"/>
                <w:bCs w:val="1"/>
                <w:color w:val="ffffff"/>
                <w:rtl w:val="0"/>
              </w:rPr>
              <w:t xml:space="preserve">Controlling clause / control</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00">
            <w:pPr>
              <w:spacing w:line="252.00000000000003" w:lineRule="auto"/>
              <w:rPr/>
            </w:pPr>
            <w:r w:rsidDel="00000000" w:rsidR="00000000" w:rsidRPr="00000000">
              <w:rPr>
                <w:b w:val="1"/>
                <w:bCs w:val="1"/>
                <w:color w:val="ffffff"/>
                <w:rtl w:val="0"/>
              </w:rPr>
              <w:t xml:space="preserve">Why it applies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1">
            <w:pPr>
              <w:spacing w:line="252.00000000000003" w:lineRule="auto"/>
              <w:rPr>
                <w:sz w:val="20"/>
                <w:szCs w:val="20"/>
              </w:rPr>
            </w:pPr>
            <w:r w:rsidDel="00000000" w:rsidR="00000000" w:rsidRPr="00000000">
              <w:rPr>
                <w:sz w:val="20"/>
                <w:szCs w:val="20"/>
                <w:rtl w:val="0"/>
              </w:rPr>
              <w:t xml:space="preserve">Audit trail of triage &amp; decisions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2">
            <w:pPr>
              <w:spacing w:line="252.00000000000003" w:lineRule="auto"/>
              <w:rPr>
                <w:sz w:val="20"/>
                <w:szCs w:val="20"/>
              </w:rPr>
            </w:pPr>
            <w:r w:rsidDel="00000000" w:rsidR="00000000" w:rsidRPr="00000000">
              <w:rPr>
                <w:sz w:val="20"/>
                <w:szCs w:val="20"/>
                <w:rtl w:val="0"/>
              </w:rPr>
              <w:t xml:space="preserve">21 CFR 11.10(e); EU Annex 11 §9</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3">
            <w:pPr>
              <w:spacing w:line="252.00000000000003" w:lineRule="auto"/>
              <w:rPr>
                <w:sz w:val="20"/>
                <w:szCs w:val="20"/>
              </w:rPr>
            </w:pPr>
            <w:r w:rsidDel="00000000" w:rsidR="00000000" w:rsidRPr="00000000">
              <w:rPr>
                <w:sz w:val="20"/>
                <w:szCs w:val="20"/>
                <w:rtl w:val="0"/>
              </w:rPr>
              <w:t xml:space="preserve">Secure, time-stamped, attributable records of who decided what and when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4">
            <w:pPr>
              <w:spacing w:line="252.00000000000003" w:lineRule="auto"/>
              <w:rPr>
                <w:sz w:val="20"/>
                <w:szCs w:val="20"/>
              </w:rPr>
            </w:pPr>
            <w:r w:rsidDel="00000000" w:rsidR="00000000" w:rsidRPr="00000000">
              <w:rPr>
                <w:sz w:val="20"/>
                <w:szCs w:val="20"/>
                <w:rtl w:val="0"/>
              </w:rPr>
              <w:t xml:space="preserve">Approvals / risk acceptance signed</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5">
            <w:pPr>
              <w:spacing w:line="252.00000000000003" w:lineRule="auto"/>
              <w:rPr>
                <w:sz w:val="20"/>
                <w:szCs w:val="20"/>
              </w:rPr>
            </w:pPr>
            <w:r w:rsidDel="00000000" w:rsidR="00000000" w:rsidRPr="00000000">
              <w:rPr>
                <w:sz w:val="20"/>
                <w:szCs w:val="20"/>
                <w:rtl w:val="0"/>
              </w:rPr>
              <w:t xml:space="preserve">21 CFR 11.10(a),(g),(h) &amp; Subpart C; Annex 11 §14</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6">
            <w:pPr>
              <w:spacing w:line="252.00000000000003" w:lineRule="auto"/>
              <w:rPr>
                <w:sz w:val="20"/>
                <w:szCs w:val="20"/>
              </w:rPr>
            </w:pPr>
            <w:r w:rsidDel="00000000" w:rsidR="00000000" w:rsidRPr="00000000">
              <w:rPr>
                <w:sz w:val="20"/>
                <w:szCs w:val="20"/>
                <w:rtl w:val="0"/>
              </w:rPr>
              <w:t xml:space="preserve">Electronic signatures bound to records; authority checks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7">
            <w:pPr>
              <w:spacing w:line="252.00000000000003" w:lineRule="auto"/>
              <w:rPr>
                <w:sz w:val="20"/>
                <w:szCs w:val="20"/>
              </w:rPr>
            </w:pPr>
            <w:r w:rsidDel="00000000" w:rsidR="00000000" w:rsidRPr="00000000">
              <w:rPr>
                <w:sz w:val="20"/>
                <w:szCs w:val="20"/>
                <w:rtl w:val="0"/>
              </w:rPr>
              <w:t xml:space="preserve">Change control &amp; revalidation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8">
            <w:pPr>
              <w:spacing w:line="252.00000000000003" w:lineRule="auto"/>
              <w:rPr>
                <w:sz w:val="20"/>
                <w:szCs w:val="20"/>
              </w:rPr>
            </w:pPr>
            <w:r w:rsidDel="00000000" w:rsidR="00000000" w:rsidRPr="00000000">
              <w:rPr>
                <w:sz w:val="20"/>
                <w:szCs w:val="20"/>
                <w:rtl w:val="0"/>
              </w:rPr>
              <w:t xml:space="preserve">EU Annex 11 §10;  change management</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9">
            <w:pPr>
              <w:spacing w:line="252.00000000000003" w:lineRule="auto"/>
              <w:rPr>
                <w:sz w:val="20"/>
                <w:szCs w:val="20"/>
              </w:rPr>
            </w:pPr>
            <w:r w:rsidDel="00000000" w:rsidR="00000000" w:rsidRPr="00000000">
              <w:rPr>
                <w:sz w:val="20"/>
                <w:szCs w:val="20"/>
                <w:rtl w:val="0"/>
              </w:rPr>
              <w:t xml:space="preserve">Controlled change of validated systems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A">
            <w:pPr>
              <w:spacing w:line="252.00000000000003" w:lineRule="auto"/>
              <w:rPr>
                <w:sz w:val="20"/>
                <w:szCs w:val="20"/>
              </w:rPr>
            </w:pPr>
            <w:r w:rsidDel="00000000" w:rsidR="00000000" w:rsidRPr="00000000">
              <w:rPr>
                <w:sz w:val="20"/>
                <w:szCs w:val="20"/>
                <w:rtl w:val="0"/>
              </w:rPr>
              <w:t xml:space="preserve">Toolchain qualification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B">
            <w:pPr>
              <w:spacing w:line="252.00000000000003" w:lineRule="auto"/>
              <w:rPr>
                <w:sz w:val="20"/>
                <w:szCs w:val="20"/>
              </w:rPr>
            </w:pPr>
            <w:r w:rsidDel="00000000" w:rsidR="00000000" w:rsidRPr="00000000">
              <w:rPr>
                <w:sz w:val="20"/>
                <w:szCs w:val="20"/>
                <w:rtl w:val="0"/>
              </w:rPr>
              <w:t xml:space="preserve">EU Annex 11 §4; </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C">
            <w:pPr>
              <w:spacing w:line="252.00000000000003" w:lineRule="auto"/>
              <w:rPr>
                <w:sz w:val="20"/>
                <w:szCs w:val="20"/>
              </w:rPr>
            </w:pPr>
            <w:r w:rsidDel="00000000" w:rsidR="00000000" w:rsidRPr="00000000">
              <w:rPr>
                <w:sz w:val="20"/>
                <w:szCs w:val="20"/>
                <w:rtl w:val="0"/>
              </w:rPr>
              <w:t xml:space="preserve">Systems producing GxP evidence must be fit for intended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D">
            <w:pPr>
              <w:spacing w:line="252.00000000000003" w:lineRule="auto"/>
              <w:rPr>
                <w:sz w:val="20"/>
                <w:szCs w:val="20"/>
              </w:rPr>
            </w:pPr>
            <w:r w:rsidDel="00000000" w:rsidR="00000000" w:rsidRPr="00000000">
              <w:rPr>
                <w:sz w:val="20"/>
                <w:szCs w:val="20"/>
                <w:rtl w:val="0"/>
              </w:rPr>
              <w:t xml:space="preserve">Data-integrity weighting (ALCOA+)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E">
            <w:pPr>
              <w:spacing w:line="252.00000000000003" w:lineRule="auto"/>
              <w:rPr>
                <w:sz w:val="20"/>
                <w:szCs w:val="20"/>
              </w:rPr>
            </w:pPr>
            <w:r w:rsidDel="00000000" w:rsidR="00000000" w:rsidRPr="00000000">
              <w:rPr>
                <w:sz w:val="20"/>
                <w:szCs w:val="20"/>
                <w:rtl w:val="0"/>
              </w:rPr>
              <w:t xml:space="preserve">FDA Data Integrity guidance; MHRA GxP DI guidance; Annex 11 §§5–9</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0F">
            <w:pPr>
              <w:spacing w:line="252.00000000000003" w:lineRule="auto"/>
              <w:rPr>
                <w:sz w:val="20"/>
                <w:szCs w:val="20"/>
              </w:rPr>
            </w:pPr>
            <w:r w:rsidDel="00000000" w:rsidR="00000000" w:rsidRPr="00000000">
              <w:rPr>
                <w:sz w:val="20"/>
                <w:szCs w:val="20"/>
                <w:rtl w:val="0"/>
              </w:rPr>
              <w:t xml:space="preserve">Integrity of regulated records is paramount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0">
            <w:pPr>
              <w:spacing w:line="252.00000000000003" w:lineRule="auto"/>
              <w:rPr>
                <w:sz w:val="20"/>
                <w:szCs w:val="20"/>
              </w:rPr>
            </w:pPr>
            <w:r w:rsidDel="00000000" w:rsidR="00000000" w:rsidRPr="00000000">
              <w:rPr>
                <w:sz w:val="20"/>
                <w:szCs w:val="20"/>
                <w:rtl w:val="0"/>
              </w:rPr>
              <w:t xml:space="preserve">Risk-based prioritization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1">
            <w:pPr>
              <w:spacing w:line="252.00000000000003" w:lineRule="auto"/>
              <w:rPr>
                <w:sz w:val="20"/>
                <w:szCs w:val="20"/>
              </w:rPr>
            </w:pPr>
            <w:r w:rsidDel="00000000" w:rsidR="00000000" w:rsidRPr="00000000">
              <w:rPr>
                <w:sz w:val="20"/>
                <w:szCs w:val="20"/>
                <w:rtl w:val="0"/>
              </w:rPr>
              <w:t xml:space="preserve">ICH Q9 (Quality Risk Management); </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2">
            <w:pPr>
              <w:spacing w:line="252.00000000000003" w:lineRule="auto"/>
              <w:rPr>
                <w:sz w:val="20"/>
                <w:szCs w:val="20"/>
              </w:rPr>
            </w:pPr>
            <w:r w:rsidDel="00000000" w:rsidR="00000000" w:rsidRPr="00000000">
              <w:rPr>
                <w:sz w:val="20"/>
                <w:szCs w:val="20"/>
                <w:rtl w:val="0"/>
              </w:rPr>
              <w:t xml:space="preserve">Effort proportional to patient-safety/quality risk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3">
            <w:pPr>
              <w:spacing w:line="252.00000000000003" w:lineRule="auto"/>
              <w:rPr>
                <w:sz w:val="20"/>
                <w:szCs w:val="20"/>
              </w:rPr>
            </w:pPr>
            <w:r w:rsidDel="00000000" w:rsidR="00000000" w:rsidRPr="00000000">
              <w:rPr>
                <w:sz w:val="20"/>
                <w:szCs w:val="20"/>
                <w:rtl w:val="0"/>
              </w:rPr>
              <w:t xml:space="preserve">Record retention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4">
            <w:pPr>
              <w:spacing w:line="252.00000000000003" w:lineRule="auto"/>
              <w:rPr>
                <w:sz w:val="20"/>
                <w:szCs w:val="20"/>
              </w:rPr>
            </w:pPr>
            <w:r w:rsidDel="00000000" w:rsidR="00000000" w:rsidRPr="00000000">
              <w:rPr>
                <w:sz w:val="20"/>
                <w:szCs w:val="20"/>
                <w:rtl w:val="0"/>
              </w:rPr>
              <w:t xml:space="preserve">21 CFR 11.10(c); predicate-rule retention (e.g., 21 CFR 211, 820, Part 312/812)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5">
            <w:pPr>
              <w:spacing w:line="252.00000000000003" w:lineRule="auto"/>
              <w:rPr>
                <w:sz w:val="20"/>
                <w:szCs w:val="20"/>
              </w:rPr>
            </w:pPr>
            <w:r w:rsidDel="00000000" w:rsidR="00000000" w:rsidRPr="00000000">
              <w:rPr>
                <w:sz w:val="20"/>
                <w:szCs w:val="20"/>
                <w:rtl w:val="0"/>
              </w:rPr>
              <w:t xml:space="preserve">Records preserved and retrievable for required period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6">
            <w:pPr>
              <w:spacing w:line="252.00000000000003" w:lineRule="auto"/>
              <w:rPr>
                <w:sz w:val="20"/>
                <w:szCs w:val="20"/>
              </w:rPr>
            </w:pPr>
            <w:r w:rsidDel="00000000" w:rsidR="00000000" w:rsidRPr="00000000">
              <w:rPr>
                <w:sz w:val="20"/>
                <w:szCs w:val="20"/>
                <w:rtl w:val="0"/>
              </w:rPr>
              <w:t xml:space="preserve">Security control baseline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7">
            <w:pPr>
              <w:spacing w:line="252.00000000000003" w:lineRule="auto"/>
              <w:rPr>
                <w:sz w:val="20"/>
                <w:szCs w:val="20"/>
              </w:rPr>
            </w:pPr>
            <w:r w:rsidDel="00000000" w:rsidR="00000000" w:rsidRPr="00000000">
              <w:rPr>
                <w:sz w:val="20"/>
                <w:szCs w:val="20"/>
                <w:rtl w:val="0"/>
              </w:rPr>
              <w:t xml:space="preserve">NIST SP 800-53 (RA-5, SI-2, SI-3, CA-7); NIST CSF (ID/PR/DE/RS); ISO/IEC 27001 A.8/A.12</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18">
            <w:pPr>
              <w:spacing w:line="252.00000000000003" w:lineRule="auto"/>
              <w:rPr>
                <w:sz w:val="20"/>
                <w:szCs w:val="20"/>
              </w:rPr>
            </w:pPr>
            <w:r w:rsidDel="00000000" w:rsidR="00000000" w:rsidRPr="00000000">
              <w:rPr>
                <w:sz w:val="20"/>
                <w:szCs w:val="20"/>
                <w:rtl w:val="0"/>
              </w:rPr>
              <w:t xml:space="preserve">Vulnerability &amp; flaw-remediation control framework</w:t>
            </w:r>
          </w:p>
        </w:tc>
      </w:tr>
    </w:tbl>
    <w:p w:rsidR="00000000" w:rsidDel="00000000" w:rsidP="00000000" w:rsidRDefault="00000000" w:rsidRPr="00000000" w14:paraId="00000219">
      <w:pPr>
        <w:pStyle w:val="Heading2"/>
        <w:keepLines w:val="0"/>
        <w:spacing w:after="100" w:line="240" w:lineRule="auto"/>
        <w:rPr/>
      </w:pPr>
      <w:bookmarkStart w:colFirst="0" w:colLast="0" w:name="_xv4qpz31ekot" w:id="48"/>
      <w:bookmarkEnd w:id="48"/>
      <w:r w:rsidDel="00000000" w:rsidR="00000000" w:rsidRPr="00000000">
        <w:rPr>
          <w:rtl w:val="0"/>
        </w:rPr>
        <w:t xml:space="preserve">Audit-Ready Evidence</w:t>
      </w:r>
    </w:p>
    <w:p w:rsidR="00000000" w:rsidDel="00000000" w:rsidP="00000000" w:rsidRDefault="00000000" w:rsidRPr="00000000" w14:paraId="0000021A">
      <w:pPr>
        <w:numPr>
          <w:ilvl w:val="0"/>
          <w:numId w:val="1"/>
        </w:numPr>
        <w:spacing w:after="80" w:line="276" w:lineRule="auto"/>
        <w:ind w:left="540" w:hanging="280"/>
        <w:rPr/>
      </w:pPr>
      <w:r w:rsidDel="00000000" w:rsidR="00000000" w:rsidRPr="00000000">
        <w:rPr>
          <w:rtl w:val="0"/>
        </w:rPr>
        <w:t xml:space="preserve">Triage records - Every finding with source, timestamps, classification, tier rationale, and disposition.</w:t>
      </w:r>
    </w:p>
    <w:p w:rsidR="00000000" w:rsidDel="00000000" w:rsidP="00000000" w:rsidRDefault="00000000" w:rsidRPr="00000000" w14:paraId="0000021B">
      <w:pPr>
        <w:numPr>
          <w:ilvl w:val="0"/>
          <w:numId w:val="1"/>
        </w:numPr>
        <w:spacing w:after="80" w:line="276" w:lineRule="auto"/>
        <w:ind w:left="540" w:hanging="280"/>
        <w:rPr/>
      </w:pPr>
      <w:r w:rsidDel="00000000" w:rsidR="00000000" w:rsidRPr="00000000">
        <w:rPr>
          <w:rtl w:val="0"/>
        </w:rPr>
        <w:t xml:space="preserve">Decision rationale - Documented reasoning for tiering, false-positive disposition, and reachability conclusions.</w:t>
      </w:r>
    </w:p>
    <w:p w:rsidR="00000000" w:rsidDel="00000000" w:rsidP="00000000" w:rsidRDefault="00000000" w:rsidRPr="00000000" w14:paraId="0000021C">
      <w:pPr>
        <w:numPr>
          <w:ilvl w:val="0"/>
          <w:numId w:val="1"/>
        </w:numPr>
        <w:spacing w:after="80" w:line="276" w:lineRule="auto"/>
        <w:ind w:left="540" w:hanging="280"/>
        <w:rPr/>
      </w:pPr>
      <w:r w:rsidDel="00000000" w:rsidR="00000000" w:rsidRPr="00000000">
        <w:rPr>
          <w:rtl w:val="0"/>
        </w:rPr>
        <w:t xml:space="preserve">Approvals - Electronically signed risk acceptances/exceptions with authority and date.</w:t>
      </w:r>
    </w:p>
    <w:p w:rsidR="00000000" w:rsidDel="00000000" w:rsidP="00000000" w:rsidRDefault="00000000" w:rsidRPr="00000000" w14:paraId="0000021D">
      <w:pPr>
        <w:numPr>
          <w:ilvl w:val="0"/>
          <w:numId w:val="1"/>
        </w:numPr>
        <w:spacing w:after="80" w:line="276" w:lineRule="auto"/>
        <w:ind w:left="540" w:hanging="280"/>
        <w:rPr/>
      </w:pPr>
      <w:r w:rsidDel="00000000" w:rsidR="00000000" w:rsidRPr="00000000">
        <w:rPr>
          <w:rFonts w:ascii="Nova Mono" w:cs="Nova Mono" w:eastAsia="Nova Mono" w:hAnsi="Nova Mono"/>
          <w:rtl w:val="0"/>
        </w:rPr>
        <w:t xml:space="preserve">Change-control linkage - Finding ID → change request → PR/commit → validation evidence.</w:t>
      </w:r>
    </w:p>
    <w:p w:rsidR="00000000" w:rsidDel="00000000" w:rsidP="00000000" w:rsidRDefault="00000000" w:rsidRPr="00000000" w14:paraId="0000021E">
      <w:pPr>
        <w:numPr>
          <w:ilvl w:val="0"/>
          <w:numId w:val="1"/>
        </w:numPr>
        <w:spacing w:after="80" w:line="276" w:lineRule="auto"/>
        <w:ind w:left="540" w:hanging="280"/>
        <w:rPr/>
      </w:pPr>
      <w:r w:rsidDel="00000000" w:rsidR="00000000" w:rsidRPr="00000000">
        <w:rPr>
          <w:rtl w:val="0"/>
        </w:rPr>
        <w:t xml:space="preserve">Electronic-record/signature integrity - Controls are attributable, secure, and non-repudiable.</w:t>
      </w:r>
    </w:p>
    <w:p w:rsidR="00000000" w:rsidDel="00000000" w:rsidP="00000000" w:rsidRDefault="00000000" w:rsidRPr="00000000" w14:paraId="0000021F">
      <w:pPr>
        <w:numPr>
          <w:ilvl w:val="0"/>
          <w:numId w:val="1"/>
        </w:numPr>
        <w:spacing w:after="80" w:line="276" w:lineRule="auto"/>
        <w:ind w:left="540" w:hanging="280"/>
        <w:rPr/>
      </w:pPr>
      <w:r w:rsidDel="00000000" w:rsidR="00000000" w:rsidRPr="00000000">
        <w:rPr>
          <w:rtl w:val="0"/>
        </w:rPr>
        <w:t xml:space="preserve">Retention - Triage and change records retained per GxP record-retention obligations for the relevant predicate rule; disposition of decommissioned-tool data documented.</w:t>
      </w:r>
    </w:p>
    <w:p w:rsidR="00000000" w:rsidDel="00000000" w:rsidP="00000000" w:rsidRDefault="00000000" w:rsidRPr="00000000" w14:paraId="00000220">
      <w:pPr>
        <w:pStyle w:val="Heading2"/>
        <w:spacing w:after="80" w:line="276" w:lineRule="auto"/>
        <w:rPr/>
      </w:pPr>
      <w:bookmarkStart w:colFirst="0" w:colLast="0" w:name="_5279ynuxvn6d" w:id="49"/>
      <w:bookmarkEnd w:id="49"/>
      <w:r w:rsidDel="00000000" w:rsidR="00000000" w:rsidRPr="00000000">
        <w:rPr>
          <w:rtl w:val="0"/>
        </w:rPr>
        <w:t xml:space="preserve">End-to-End Traceability</w:t>
      </w:r>
    </w:p>
    <w:p w:rsidR="00000000" w:rsidDel="00000000" w:rsidP="00000000" w:rsidRDefault="00000000" w:rsidRPr="00000000" w14:paraId="00000221">
      <w:pPr>
        <w:rPr/>
      </w:pPr>
      <w:r w:rsidDel="00000000" w:rsidR="00000000" w:rsidRPr="00000000">
        <w:rPr>
          <w:rtl w:val="0"/>
        </w:rPr>
        <w:t xml:space="preserve">Every link in the auditable trail is recorded such that an inspector can follow any finding from detection to closure without gaps. Detection captures the finding’s unique ID, source tool, repository, and GxP classification; the risk decision records the assigned tier and its reasoning; remediation links to the pull request commit and the change-control record for GxPivalidated systems; verification attaches the re-test, regression, and revalidation evidence; and closure records an authorized sign-off. The defining requirement is bidirectional traceability such that findings never terminate in an unexplained state.</w:t>
      </w:r>
    </w:p>
    <w:p w:rsidR="00000000" w:rsidDel="00000000" w:rsidP="00000000" w:rsidRDefault="00000000" w:rsidRPr="00000000" w14:paraId="00000222">
      <w:pPr>
        <w:pStyle w:val="Heading1"/>
        <w:rPr/>
      </w:pPr>
      <w:bookmarkStart w:colFirst="0" w:colLast="0" w:name="_8x1mjs3cx8qz" w:id="50"/>
      <w:bookmarkEnd w:id="50"/>
      <w:r w:rsidDel="00000000" w:rsidR="00000000" w:rsidRPr="00000000">
        <w:rPr>
          <w:rtl w:val="0"/>
        </w:rPr>
        <w:t xml:space="preserve">Metrics and Governance</w:t>
      </w:r>
    </w:p>
    <w:p w:rsidR="00000000" w:rsidDel="00000000" w:rsidP="00000000" w:rsidRDefault="00000000" w:rsidRPr="00000000" w14:paraId="00000223">
      <w:pPr>
        <w:pStyle w:val="Heading2"/>
        <w:rPr>
          <w:color w:val="2e75b6"/>
          <w:sz w:val="24"/>
          <w:szCs w:val="24"/>
        </w:rPr>
      </w:pPr>
      <w:bookmarkStart w:colFirst="0" w:colLast="0" w:name="_ga2ps9n3lmwe" w:id="51"/>
      <w:bookmarkEnd w:id="51"/>
      <w:r w:rsidDel="00000000" w:rsidR="00000000" w:rsidRPr="00000000">
        <w:rPr>
          <w:rtl w:val="0"/>
        </w:rPr>
        <w:t xml:space="preserve">Key Performance Indicators</w:t>
      </w:r>
      <w:r w:rsidDel="00000000" w:rsidR="00000000" w:rsidRPr="00000000">
        <w:rPr>
          <w:rtl w:val="0"/>
        </w:rPr>
      </w:r>
    </w:p>
    <w:tbl>
      <w:tblPr>
        <w:tblStyle w:val="Table16"/>
        <w:tblW w:w="9360.0" w:type="dxa"/>
        <w:jc w:val="left"/>
        <w:tblLayout w:type="fixed"/>
        <w:tblLook w:val="0000"/>
      </w:tblPr>
      <w:tblGrid>
        <w:gridCol w:w="2300"/>
        <w:gridCol w:w="4060"/>
        <w:gridCol w:w="3000"/>
        <w:tblGridChange w:id="0">
          <w:tblGrid>
            <w:gridCol w:w="2300"/>
            <w:gridCol w:w="4060"/>
            <w:gridCol w:w="30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24">
            <w:pPr>
              <w:spacing w:line="252.00000000000003" w:lineRule="auto"/>
              <w:rPr/>
            </w:pPr>
            <w:r w:rsidDel="00000000" w:rsidR="00000000" w:rsidRPr="00000000">
              <w:rPr>
                <w:b w:val="1"/>
                <w:bCs w:val="1"/>
                <w:color w:val="ffffff"/>
                <w:rtl w:val="0"/>
              </w:rPr>
              <w:t xml:space="preserve">KPI</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25">
            <w:pPr>
              <w:spacing w:line="252.00000000000003" w:lineRule="auto"/>
              <w:rPr/>
            </w:pPr>
            <w:r w:rsidDel="00000000" w:rsidR="00000000" w:rsidRPr="00000000">
              <w:rPr>
                <w:b w:val="1"/>
                <w:bCs w:val="1"/>
                <w:color w:val="ffffff"/>
                <w:rtl w:val="0"/>
              </w:rPr>
              <w:t xml:space="preserve">Definition</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26">
            <w:pPr>
              <w:spacing w:line="252.00000000000003" w:lineRule="auto"/>
              <w:rPr/>
            </w:pPr>
            <w:r w:rsidDel="00000000" w:rsidR="00000000" w:rsidRPr="00000000">
              <w:rPr>
                <w:b w:val="1"/>
                <w:bCs w:val="1"/>
                <w:color w:val="ffffff"/>
                <w:rtl w:val="0"/>
              </w:rPr>
              <w:t xml:space="preserve">Why it matters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7">
            <w:pPr>
              <w:spacing w:line="252.00000000000003" w:lineRule="auto"/>
              <w:rPr>
                <w:sz w:val="20"/>
                <w:szCs w:val="20"/>
              </w:rPr>
            </w:pPr>
            <w:r w:rsidDel="00000000" w:rsidR="00000000" w:rsidRPr="00000000">
              <w:rPr>
                <w:sz w:val="20"/>
                <w:szCs w:val="20"/>
                <w:rtl w:val="0"/>
              </w:rPr>
              <w:t xml:space="preserve">MTTR by severity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8">
            <w:pPr>
              <w:spacing w:line="252.00000000000003" w:lineRule="auto"/>
              <w:rPr>
                <w:sz w:val="20"/>
                <w:szCs w:val="20"/>
              </w:rPr>
            </w:pPr>
            <w:r w:rsidDel="00000000" w:rsidR="00000000" w:rsidRPr="00000000">
              <w:rPr>
                <w:sz w:val="20"/>
                <w:szCs w:val="20"/>
                <w:rtl w:val="0"/>
              </w:rPr>
              <w:t xml:space="preserve">Mean time from detection to verified closure, per tier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9">
            <w:pPr>
              <w:spacing w:line="252.00000000000003" w:lineRule="auto"/>
              <w:rPr>
                <w:sz w:val="20"/>
                <w:szCs w:val="20"/>
              </w:rPr>
            </w:pPr>
            <w:r w:rsidDel="00000000" w:rsidR="00000000" w:rsidRPr="00000000">
              <w:rPr>
                <w:sz w:val="20"/>
                <w:szCs w:val="20"/>
                <w:rtl w:val="0"/>
              </w:rPr>
              <w:t xml:space="preserve">Demonstrates responsiveness; evidence of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A">
            <w:pPr>
              <w:spacing w:line="252.00000000000003" w:lineRule="auto"/>
              <w:rPr>
                <w:sz w:val="20"/>
                <w:szCs w:val="20"/>
              </w:rPr>
            </w:pPr>
            <w:r w:rsidDel="00000000" w:rsidR="00000000" w:rsidRPr="00000000">
              <w:rPr>
                <w:sz w:val="20"/>
                <w:szCs w:val="20"/>
                <w:rtl w:val="0"/>
              </w:rPr>
              <w:t xml:space="preserve">SLA adherence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B">
            <w:pPr>
              <w:spacing w:line="252.00000000000003" w:lineRule="auto"/>
              <w:rPr>
                <w:sz w:val="20"/>
                <w:szCs w:val="20"/>
              </w:rPr>
            </w:pPr>
            <w:r w:rsidDel="00000000" w:rsidR="00000000" w:rsidRPr="00000000">
              <w:rPr>
                <w:sz w:val="20"/>
                <w:szCs w:val="20"/>
                <w:rtl w:val="0"/>
              </w:rPr>
              <w:t xml:space="preserve">% of findings closed within tier SLA</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C">
            <w:pPr>
              <w:spacing w:line="252.00000000000003" w:lineRule="auto"/>
              <w:rPr>
                <w:sz w:val="20"/>
                <w:szCs w:val="20"/>
              </w:rPr>
            </w:pPr>
            <w:r w:rsidDel="00000000" w:rsidR="00000000" w:rsidRPr="00000000">
              <w:rPr>
                <w:sz w:val="20"/>
                <w:szCs w:val="20"/>
                <w:rtl w:val="0"/>
              </w:rPr>
              <w:t xml:space="preserve">Direct measure of process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D">
            <w:pPr>
              <w:spacing w:line="252.00000000000003" w:lineRule="auto"/>
              <w:rPr>
                <w:sz w:val="20"/>
                <w:szCs w:val="20"/>
              </w:rPr>
            </w:pPr>
            <w:r w:rsidDel="00000000" w:rsidR="00000000" w:rsidRPr="00000000">
              <w:rPr>
                <w:sz w:val="20"/>
                <w:szCs w:val="20"/>
                <w:rtl w:val="0"/>
              </w:rPr>
              <w:t xml:space="preserve">Backlog aging</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E">
            <w:pPr>
              <w:spacing w:line="252.00000000000003" w:lineRule="auto"/>
              <w:rPr>
                <w:sz w:val="20"/>
                <w:szCs w:val="20"/>
              </w:rPr>
            </w:pPr>
            <w:r w:rsidDel="00000000" w:rsidR="00000000" w:rsidRPr="00000000">
              <w:rPr>
                <w:sz w:val="20"/>
                <w:szCs w:val="20"/>
                <w:rtl w:val="0"/>
              </w:rPr>
              <w:t xml:space="preserve">Open findings bucketed by age and tier</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2F">
            <w:pPr>
              <w:spacing w:line="252.00000000000003" w:lineRule="auto"/>
              <w:rPr>
                <w:sz w:val="20"/>
                <w:szCs w:val="20"/>
              </w:rPr>
            </w:pPr>
            <w:r w:rsidDel="00000000" w:rsidR="00000000" w:rsidRPr="00000000">
              <w:rPr>
                <w:sz w:val="20"/>
                <w:szCs w:val="20"/>
                <w:rtl w:val="0"/>
              </w:rPr>
              <w:t xml:space="preserve">Surfaces accumulating risk early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0">
            <w:pPr>
              <w:spacing w:line="252.00000000000003" w:lineRule="auto"/>
              <w:rPr>
                <w:sz w:val="20"/>
                <w:szCs w:val="20"/>
              </w:rPr>
            </w:pPr>
            <w:r w:rsidDel="00000000" w:rsidR="00000000" w:rsidRPr="00000000">
              <w:rPr>
                <w:sz w:val="20"/>
                <w:szCs w:val="20"/>
                <w:rtl w:val="0"/>
              </w:rPr>
              <w:t xml:space="preserve">Recurrence / escape rate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1">
            <w:pPr>
              <w:spacing w:line="252.00000000000003" w:lineRule="auto"/>
              <w:rPr>
                <w:sz w:val="20"/>
                <w:szCs w:val="20"/>
              </w:rPr>
            </w:pPr>
            <w:r w:rsidDel="00000000" w:rsidR="00000000" w:rsidRPr="00000000">
              <w:rPr>
                <w:sz w:val="20"/>
                <w:szCs w:val="20"/>
                <w:rtl w:val="0"/>
              </w:rPr>
              <w:t xml:space="preserve">Repeat findings; issues reaching protected branches/production</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2">
            <w:pPr>
              <w:spacing w:line="252.00000000000003" w:lineRule="auto"/>
              <w:rPr>
                <w:sz w:val="20"/>
                <w:szCs w:val="20"/>
              </w:rPr>
            </w:pPr>
            <w:r w:rsidDel="00000000" w:rsidR="00000000" w:rsidRPr="00000000">
              <w:rPr>
                <w:sz w:val="20"/>
                <w:szCs w:val="20"/>
                <w:rtl w:val="0"/>
              </w:rPr>
              <w:t xml:space="preserve">Effectiveness of shift-left controls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3">
            <w:pPr>
              <w:spacing w:line="252.00000000000003" w:lineRule="auto"/>
              <w:rPr>
                <w:sz w:val="20"/>
                <w:szCs w:val="20"/>
              </w:rPr>
            </w:pPr>
            <w:r w:rsidDel="00000000" w:rsidR="00000000" w:rsidRPr="00000000">
              <w:rPr>
                <w:sz w:val="20"/>
                <w:szCs w:val="20"/>
                <w:rtl w:val="0"/>
              </w:rPr>
              <w:t xml:space="preserve">GxP-system closure</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4">
            <w:pPr>
              <w:spacing w:line="252.00000000000003" w:lineRule="auto"/>
              <w:rPr>
                <w:sz w:val="20"/>
                <w:szCs w:val="20"/>
              </w:rPr>
            </w:pPr>
            <w:r w:rsidDel="00000000" w:rsidR="00000000" w:rsidRPr="00000000">
              <w:rPr>
                <w:sz w:val="20"/>
                <w:szCs w:val="20"/>
                <w:rtl w:val="0"/>
              </w:rPr>
              <w:t xml:space="preserve">Closure performance and exception count for validated systems</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5">
            <w:pPr>
              <w:spacing w:line="252.00000000000003" w:lineRule="auto"/>
              <w:rPr>
                <w:sz w:val="20"/>
                <w:szCs w:val="20"/>
              </w:rPr>
            </w:pPr>
            <w:r w:rsidDel="00000000" w:rsidR="00000000" w:rsidRPr="00000000">
              <w:rPr>
                <w:sz w:val="20"/>
                <w:szCs w:val="20"/>
                <w:rtl w:val="0"/>
              </w:rPr>
              <w:t xml:space="preserve">Focus on highest-risk surface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6">
            <w:pPr>
              <w:spacing w:line="252.00000000000003" w:lineRule="auto"/>
              <w:rPr>
                <w:sz w:val="20"/>
                <w:szCs w:val="20"/>
              </w:rPr>
            </w:pPr>
            <w:r w:rsidDel="00000000" w:rsidR="00000000" w:rsidRPr="00000000">
              <w:rPr>
                <w:sz w:val="20"/>
                <w:szCs w:val="20"/>
                <w:rtl w:val="0"/>
              </w:rPr>
              <w:t xml:space="preserve">Exception inventory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7">
            <w:pPr>
              <w:spacing w:line="252.00000000000003" w:lineRule="auto"/>
              <w:rPr>
                <w:sz w:val="20"/>
                <w:szCs w:val="20"/>
              </w:rPr>
            </w:pPr>
            <w:r w:rsidDel="00000000" w:rsidR="00000000" w:rsidRPr="00000000">
              <w:rPr>
                <w:sz w:val="20"/>
                <w:szCs w:val="20"/>
                <w:rtl w:val="0"/>
              </w:rPr>
              <w:t xml:space="preserve">Open risk acceptances by age and expiry</w:t>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8">
            <w:pPr>
              <w:spacing w:line="252.00000000000003" w:lineRule="auto"/>
              <w:rPr>
                <w:sz w:val="20"/>
                <w:szCs w:val="20"/>
              </w:rPr>
            </w:pPr>
            <w:r w:rsidDel="00000000" w:rsidR="00000000" w:rsidRPr="00000000">
              <w:rPr>
                <w:sz w:val="20"/>
                <w:szCs w:val="20"/>
                <w:rtl w:val="0"/>
              </w:rPr>
              <w:t xml:space="preserve">Prevents indefinite acceptance of risk</w:t>
            </w:r>
          </w:p>
        </w:tc>
      </w:tr>
    </w:tbl>
    <w:p w:rsidR="00000000" w:rsidDel="00000000" w:rsidP="00000000" w:rsidRDefault="00000000" w:rsidRPr="00000000" w14:paraId="00000239">
      <w:pPr>
        <w:pStyle w:val="Heading2"/>
        <w:keepLines w:val="0"/>
        <w:spacing w:after="100" w:line="240" w:lineRule="auto"/>
        <w:rPr>
          <w:color w:val="2e75b6"/>
          <w:sz w:val="24"/>
          <w:szCs w:val="24"/>
        </w:rPr>
      </w:pPr>
      <w:bookmarkStart w:colFirst="0" w:colLast="0" w:name="_zlwoyi67cm8" w:id="52"/>
      <w:bookmarkEnd w:id="52"/>
      <w:r w:rsidDel="00000000" w:rsidR="00000000" w:rsidRPr="00000000">
        <w:rPr>
          <w:rtl w:val="0"/>
        </w:rPr>
        <w:t xml:space="preserve">Reporting Cadence</w:t>
      </w:r>
      <w:r w:rsidDel="00000000" w:rsidR="00000000" w:rsidRPr="00000000">
        <w:rPr>
          <w:rtl w:val="0"/>
        </w:rPr>
      </w:r>
    </w:p>
    <w:tbl>
      <w:tblPr>
        <w:tblStyle w:val="Table17"/>
        <w:tblW w:w="9360.0" w:type="dxa"/>
        <w:jc w:val="left"/>
        <w:tblLayout w:type="fixed"/>
        <w:tblLook w:val="0000"/>
      </w:tblPr>
      <w:tblGrid>
        <w:gridCol w:w="2700"/>
        <w:gridCol w:w="2600"/>
        <w:gridCol w:w="1860"/>
        <w:gridCol w:w="2200"/>
        <w:tblGridChange w:id="0">
          <w:tblGrid>
            <w:gridCol w:w="2700"/>
            <w:gridCol w:w="2600"/>
            <w:gridCol w:w="1860"/>
            <w:gridCol w:w="2200"/>
          </w:tblGrid>
        </w:tblGridChange>
      </w:tblGrid>
      <w:tr>
        <w:trPr>
          <w:cantSplit w:val="0"/>
          <w:tblHeader w:val="1"/>
        </w:trPr>
        <w:tc>
          <w:tcPr>
            <w:tcBorders>
              <w:top w:color="000000" w:space="0" w:sz="4" w:val="single"/>
              <w:left w:color="000000"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A">
            <w:pPr>
              <w:spacing w:line="252.00000000000003" w:lineRule="auto"/>
              <w:rPr/>
            </w:pPr>
            <w:r w:rsidDel="00000000" w:rsidR="00000000" w:rsidRPr="00000000">
              <w:rPr>
                <w:b w:val="1"/>
                <w:bCs w:val="1"/>
                <w:color w:val="ffffff"/>
                <w:rtl w:val="0"/>
              </w:rPr>
              <w:t xml:space="preserve">Forum</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B">
            <w:pPr>
              <w:spacing w:line="252.00000000000003" w:lineRule="auto"/>
              <w:rPr/>
            </w:pPr>
            <w:r w:rsidDel="00000000" w:rsidR="00000000" w:rsidRPr="00000000">
              <w:rPr>
                <w:b w:val="1"/>
                <w:bCs w:val="1"/>
                <w:color w:val="ffffff"/>
                <w:rtl w:val="0"/>
              </w:rPr>
              <w:t xml:space="preserve">Audience</w:t>
            </w:r>
            <w:r w:rsidDel="00000000" w:rsidR="00000000" w:rsidRPr="00000000">
              <w:rPr>
                <w:rtl w:val="0"/>
              </w:rPr>
            </w:r>
          </w:p>
        </w:tc>
        <w:tc>
          <w:tcPr>
            <w:tcBorders>
              <w:top w:color="000000" w:space="0" w:sz="4" w:val="single"/>
              <w:left w:color="ffffff" w:space="0" w:sz="4" w:val="single"/>
              <w:bottom w:color="000000" w:space="0" w:sz="4" w:val="single"/>
              <w:right w:color="ffffff"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C">
            <w:pPr>
              <w:spacing w:line="252.00000000000003" w:lineRule="auto"/>
              <w:rPr/>
            </w:pPr>
            <w:r w:rsidDel="00000000" w:rsidR="00000000" w:rsidRPr="00000000">
              <w:rPr>
                <w:b w:val="1"/>
                <w:bCs w:val="1"/>
                <w:color w:val="ffffff"/>
                <w:rtl w:val="0"/>
              </w:rPr>
              <w:t xml:space="preserve">Cadence</w:t>
            </w:r>
            <w:r w:rsidDel="00000000" w:rsidR="00000000" w:rsidRPr="00000000">
              <w:rPr>
                <w:rtl w:val="0"/>
              </w:rPr>
            </w:r>
          </w:p>
        </w:tc>
        <w:tc>
          <w:tcPr>
            <w:tcBorders>
              <w:top w:color="000000" w:space="0" w:sz="4" w:val="single"/>
              <w:left w:color="ffffff" w:space="0" w:sz="4" w:val="single"/>
              <w:bottom w:color="000000" w:space="0" w:sz="4" w:val="single"/>
              <w:right w:color="000000" w:space="0" w:sz="4" w:val="single"/>
            </w:tcBorders>
            <w:shd w:fill="000000" w:val="clear"/>
            <w:tcMar>
              <w:top w:w="60.0" w:type="dxa"/>
              <w:left w:w="110.0" w:type="dxa"/>
              <w:bottom w:w="60.0" w:type="dxa"/>
              <w:right w:w="110.0" w:type="dxa"/>
            </w:tcMar>
            <w:vAlign w:val="center"/>
          </w:tcPr>
          <w:p w:rsidR="00000000" w:rsidDel="00000000" w:rsidP="00000000" w:rsidRDefault="00000000" w:rsidRPr="00000000" w14:paraId="0000023D">
            <w:pPr>
              <w:spacing w:line="252.00000000000003" w:lineRule="auto"/>
              <w:rPr/>
            </w:pPr>
            <w:r w:rsidDel="00000000" w:rsidR="00000000" w:rsidRPr="00000000">
              <w:rPr>
                <w:b w:val="1"/>
                <w:bCs w:val="1"/>
                <w:color w:val="ffffff"/>
                <w:rtl w:val="0"/>
              </w:rPr>
              <w:t xml:space="preserve">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E">
            <w:pPr>
              <w:spacing w:line="252.00000000000003" w:lineRule="auto"/>
              <w:rPr>
                <w:sz w:val="21"/>
                <w:szCs w:val="21"/>
              </w:rPr>
            </w:pPr>
            <w:r w:rsidDel="00000000" w:rsidR="00000000" w:rsidRPr="00000000">
              <w:rPr>
                <w:sz w:val="19"/>
                <w:szCs w:val="19"/>
                <w:rtl w:val="0"/>
              </w:rPr>
              <w:t xml:space="preserve">Operational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3F">
            <w:pPr>
              <w:spacing w:line="252.00000000000003" w:lineRule="auto"/>
              <w:rPr>
                <w:sz w:val="21"/>
                <w:szCs w:val="21"/>
              </w:rPr>
            </w:pPr>
            <w:r w:rsidDel="00000000" w:rsidR="00000000" w:rsidRPr="00000000">
              <w:rPr>
                <w:sz w:val="19"/>
                <w:szCs w:val="19"/>
                <w:rtl w:val="0"/>
              </w:rPr>
              <w:t xml:space="preserve">Engineering leadership, AppSec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0">
            <w:pPr>
              <w:spacing w:line="252.00000000000003" w:lineRule="auto"/>
              <w:rPr>
                <w:sz w:val="21"/>
                <w:szCs w:val="21"/>
              </w:rPr>
            </w:pPr>
            <w:r w:rsidDel="00000000" w:rsidR="00000000" w:rsidRPr="00000000">
              <w:rPr>
                <w:sz w:val="19"/>
                <w:szCs w:val="19"/>
                <w:rtl w:val="0"/>
              </w:rPr>
              <w:t xml:space="preserve">Weekly / bi-weekly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1">
            <w:pPr>
              <w:spacing w:line="252.00000000000003" w:lineRule="auto"/>
              <w:rPr>
                <w:sz w:val="21"/>
                <w:szCs w:val="21"/>
              </w:rPr>
            </w:pPr>
            <w:r w:rsidDel="00000000" w:rsidR="00000000" w:rsidRPr="00000000">
              <w:rPr>
                <w:sz w:val="19"/>
                <w:szCs w:val="19"/>
                <w:rtl w:val="0"/>
              </w:rPr>
              <w:t xml:space="preserve">SLA status, breaches, backlog, active Criticals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2">
            <w:pPr>
              <w:spacing w:line="252.00000000000003" w:lineRule="auto"/>
              <w:rPr>
                <w:sz w:val="21"/>
                <w:szCs w:val="21"/>
              </w:rPr>
            </w:pPr>
            <w:r w:rsidDel="00000000" w:rsidR="00000000" w:rsidRPr="00000000">
              <w:rPr>
                <w:sz w:val="19"/>
                <w:szCs w:val="19"/>
                <w:rtl w:val="0"/>
              </w:rPr>
              <w:t xml:space="preserve">Quality / compliance governance forum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3">
            <w:pPr>
              <w:spacing w:line="252.00000000000003" w:lineRule="auto"/>
              <w:rPr>
                <w:sz w:val="21"/>
                <w:szCs w:val="21"/>
              </w:rPr>
            </w:pPr>
            <w:r w:rsidDel="00000000" w:rsidR="00000000" w:rsidRPr="00000000">
              <w:rPr>
                <w:sz w:val="19"/>
                <w:szCs w:val="19"/>
                <w:rtl w:val="0"/>
              </w:rPr>
              <w:t xml:space="preserve">QA, Compliance, System Owners, AppSec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4">
            <w:pPr>
              <w:spacing w:line="252.00000000000003" w:lineRule="auto"/>
              <w:rPr>
                <w:sz w:val="21"/>
                <w:szCs w:val="21"/>
              </w:rPr>
            </w:pPr>
            <w:r w:rsidDel="00000000" w:rsidR="00000000" w:rsidRPr="00000000">
              <w:rPr>
                <w:sz w:val="19"/>
                <w:szCs w:val="19"/>
                <w:rtl w:val="0"/>
              </w:rPr>
              <w:t xml:space="preserve">Monthly / quarterly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5">
            <w:pPr>
              <w:spacing w:line="252.00000000000003" w:lineRule="auto"/>
              <w:rPr>
                <w:sz w:val="21"/>
                <w:szCs w:val="21"/>
              </w:rPr>
            </w:pPr>
            <w:r w:rsidDel="00000000" w:rsidR="00000000" w:rsidRPr="00000000">
              <w:rPr>
                <w:sz w:val="19"/>
                <w:szCs w:val="19"/>
                <w:rtl w:val="0"/>
              </w:rPr>
              <w:t xml:space="preserve">GxP-system findings, exceptions, change-control linkage, coverage-gap roadmap, metrics trends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6">
            <w:pPr>
              <w:spacing w:line="252.00000000000003" w:lineRule="auto"/>
              <w:rPr>
                <w:sz w:val="21"/>
                <w:szCs w:val="21"/>
              </w:rPr>
            </w:pPr>
            <w:r w:rsidDel="00000000" w:rsidR="00000000" w:rsidRPr="00000000">
              <w:rPr>
                <w:sz w:val="19"/>
                <w:szCs w:val="19"/>
                <w:rtl w:val="0"/>
              </w:rPr>
              <w:t xml:space="preserve">Management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7">
            <w:pPr>
              <w:spacing w:line="252.00000000000003" w:lineRule="auto"/>
              <w:rPr>
                <w:sz w:val="21"/>
                <w:szCs w:val="21"/>
              </w:rPr>
            </w:pPr>
            <w:r w:rsidDel="00000000" w:rsidR="00000000" w:rsidRPr="00000000">
              <w:rPr>
                <w:sz w:val="19"/>
                <w:szCs w:val="19"/>
                <w:rtl w:val="0"/>
              </w:rPr>
              <w:t xml:space="preserve">Senior leadership / quality council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8">
            <w:pPr>
              <w:spacing w:line="252.00000000000003" w:lineRule="auto"/>
              <w:rPr>
                <w:sz w:val="21"/>
                <w:szCs w:val="21"/>
              </w:rPr>
            </w:pPr>
            <w:r w:rsidDel="00000000" w:rsidR="00000000" w:rsidRPr="00000000">
              <w:rPr>
                <w:sz w:val="19"/>
                <w:szCs w:val="19"/>
                <w:rtl w:val="0"/>
              </w:rPr>
              <w:t xml:space="preserve">Periodic (QMS cadence)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249">
            <w:pPr>
              <w:spacing w:line="252.00000000000003" w:lineRule="auto"/>
              <w:rPr>
                <w:sz w:val="21"/>
                <w:szCs w:val="21"/>
              </w:rPr>
            </w:pPr>
            <w:r w:rsidDel="00000000" w:rsidR="00000000" w:rsidRPr="00000000">
              <w:rPr>
                <w:sz w:val="19"/>
                <w:szCs w:val="19"/>
                <w:rtl w:val="0"/>
              </w:rPr>
              <w:t xml:space="preserve">Program effectiveness, systemic risks, resourcing</w:t>
            </w:r>
            <w:r w:rsidDel="00000000" w:rsidR="00000000" w:rsidRPr="00000000">
              <w:rPr>
                <w:rtl w:val="0"/>
              </w:rPr>
            </w:r>
          </w:p>
        </w:tc>
      </w:tr>
    </w:tbl>
    <w:p w:rsidR="00000000" w:rsidDel="00000000" w:rsidP="00000000" w:rsidRDefault="00000000" w:rsidRPr="00000000" w14:paraId="0000024A">
      <w:pPr>
        <w:spacing w:after="120" w:line="276" w:lineRule="auto"/>
        <w:rPr/>
      </w:pPr>
      <w:r w:rsidDel="00000000" w:rsidR="00000000" w:rsidRPr="00000000">
        <w:rPr>
          <w:rtl w:val="0"/>
        </w:rPr>
        <w:t xml:space="preserve">The Quality/Compliance governance forum is the body that approves exceptions on GxP systems; accepts coverage-gap timelines; and owns the annual review of this program, providing the documented management oversight that inspectors expect of a validated process.</w:t>
      </w:r>
    </w:p>
    <w:p w:rsidR="00000000" w:rsidDel="00000000" w:rsidP="00000000" w:rsidRDefault="00000000" w:rsidRPr="00000000" w14:paraId="0000024B">
      <w:pPr>
        <w:pStyle w:val="Heading1"/>
        <w:spacing w:after="120" w:line="276" w:lineRule="auto"/>
        <w:rPr/>
      </w:pPr>
      <w:bookmarkStart w:colFirst="0" w:colLast="0" w:name="_rv8lmeovy1bh" w:id="53"/>
      <w:bookmarkEnd w:id="53"/>
      <w:r w:rsidDel="00000000" w:rsidR="00000000" w:rsidRPr="00000000">
        <w:rPr>
          <w:rtl w:val="0"/>
        </w:rPr>
        <w:t xml:space="preserve">Terminology</w:t>
      </w:r>
    </w:p>
    <w:p w:rsidR="00000000" w:rsidDel="00000000" w:rsidP="00000000" w:rsidRDefault="00000000" w:rsidRPr="00000000" w14:paraId="0000024C">
      <w:pPr>
        <w:pStyle w:val="Heading3"/>
        <w:rPr/>
      </w:pPr>
      <w:bookmarkStart w:colFirst="0" w:colLast="0" w:name="_1vyvmfgt5axj" w:id="54"/>
      <w:bookmarkEnd w:id="54"/>
      <w:r w:rsidDel="00000000" w:rsidR="00000000" w:rsidRPr="00000000">
        <w:rPr>
          <w:rtl w:val="0"/>
        </w:rPr>
        <w:t xml:space="preserve">GxP</w:t>
      </w:r>
    </w:p>
    <w:p w:rsidR="00000000" w:rsidDel="00000000" w:rsidP="00000000" w:rsidRDefault="00000000" w:rsidRPr="00000000" w14:paraId="0000024D">
      <w:pPr>
        <w:rPr>
          <w:rFonts w:ascii="Proxima Nova" w:cs="Proxima Nova" w:eastAsia="Proxima Nova" w:hAnsi="Proxima Nova"/>
        </w:rPr>
      </w:pPr>
      <w:r w:rsidDel="00000000" w:rsidR="00000000" w:rsidRPr="00000000">
        <w:rPr>
          <w:rtl w:val="0"/>
        </w:rPr>
        <w:t xml:space="preserve">Umbrella term for “Good ‘x’ Practice”</w:t>
      </w:r>
      <w:r w:rsidDel="00000000" w:rsidR="00000000" w:rsidRPr="00000000">
        <w:rPr>
          <w:rFonts w:ascii="Proxima Nova" w:cs="Proxima Nova" w:eastAsia="Proxima Nova" w:hAnsi="Proxima Nova"/>
          <w:rtl w:val="0"/>
        </w:rPr>
        <w:t xml:space="preserve">regulatory frameworks overseeing the life-sciences sector, with "x" representing specific domains like Manufacturing, Laboratory, Clinical, or Distribution. These standards collectively guarantee that products impacting patient safety are manufactured and managed under rigorous control, underpinned by reliable and attributable data.</w:t>
      </w:r>
    </w:p>
    <w:p w:rsidR="00000000" w:rsidDel="00000000" w:rsidP="00000000" w:rsidRDefault="00000000" w:rsidRPr="00000000" w14:paraId="0000024E">
      <w:pPr>
        <w:pStyle w:val="Heading3"/>
        <w:rPr/>
      </w:pPr>
      <w:bookmarkStart w:colFirst="0" w:colLast="0" w:name="_ga0baybh4p2h" w:id="55"/>
      <w:bookmarkEnd w:id="55"/>
      <w:r w:rsidDel="00000000" w:rsidR="00000000" w:rsidRPr="00000000">
        <w:rPr>
          <w:rtl w:val="0"/>
        </w:rPr>
        <w:t xml:space="preserve">Computerized System Validation (CSV)</w:t>
      </w:r>
    </w:p>
    <w:p w:rsidR="00000000" w:rsidDel="00000000" w:rsidP="00000000" w:rsidRDefault="00000000" w:rsidRPr="00000000" w14:paraId="0000024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 formalized procedure for providing documented evidence that an automated system reliably performs according to its intended use over its lifecycle. This process constitutes the regulatory foundation necessary for maintaining the integrity of a </w:t>
      </w:r>
      <w:r w:rsidDel="00000000" w:rsidR="00000000" w:rsidRPr="00000000">
        <w:rPr>
          <w:rtl w:val="0"/>
        </w:rPr>
        <w:t xml:space="preserve">validated GxP system</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250">
      <w:pPr>
        <w:pStyle w:val="Heading3"/>
        <w:rPr/>
      </w:pPr>
      <w:bookmarkStart w:colFirst="0" w:colLast="0" w:name="_7s9zfeam2yed" w:id="56"/>
      <w:bookmarkEnd w:id="56"/>
      <w:r w:rsidDel="00000000" w:rsidR="00000000" w:rsidRPr="00000000">
        <w:rPr>
          <w:rtl w:val="0"/>
        </w:rPr>
        <w:t xml:space="preserve">Predicate Rule</w:t>
      </w:r>
    </w:p>
    <w:p w:rsidR="00000000" w:rsidDel="00000000" w:rsidP="00000000" w:rsidRDefault="00000000" w:rsidRPr="00000000" w14:paraId="0000025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Refers to the foundational GxP statutes—such as 21 CFR Parts 211, 820, 312, or 812—mandating the generation and retention of specific documentation. While 21 CFR Part 11 dictates the </w:t>
      </w:r>
      <w:r w:rsidDel="00000000" w:rsidR="00000000" w:rsidRPr="00000000">
        <w:rPr>
          <w:rFonts w:ascii="Proxima Nova" w:cs="Proxima Nova" w:eastAsia="Proxima Nova" w:hAnsi="Proxima Nova"/>
          <w:i w:val="1"/>
          <w:iCs w:val="1"/>
          <w:rtl w:val="0"/>
        </w:rPr>
        <w:t xml:space="preserve">technical execution</w:t>
      </w:r>
      <w:r w:rsidDel="00000000" w:rsidR="00000000" w:rsidRPr="00000000">
        <w:rPr>
          <w:rFonts w:ascii="Proxima Nova" w:cs="Proxima Nova" w:eastAsia="Proxima Nova" w:hAnsi="Proxima Nova"/>
          <w:rtl w:val="0"/>
        </w:rPr>
        <w:t xml:space="preserve"> of electronic records, the predicate rule defines the </w:t>
      </w:r>
      <w:r w:rsidDel="00000000" w:rsidR="00000000" w:rsidRPr="00000000">
        <w:rPr>
          <w:rFonts w:ascii="Proxima Nova" w:cs="Proxima Nova" w:eastAsia="Proxima Nova" w:hAnsi="Proxima Nova"/>
          <w:i w:val="1"/>
          <w:iCs w:val="1"/>
          <w:rtl w:val="0"/>
        </w:rPr>
        <w:t xml:space="preserve">substantive requirements</w:t>
      </w:r>
      <w:r w:rsidDel="00000000" w:rsidR="00000000" w:rsidRPr="00000000">
        <w:rPr>
          <w:rFonts w:ascii="Proxima Nova" w:cs="Proxima Nova" w:eastAsia="Proxima Nova" w:hAnsi="Proxima Nova"/>
          <w:rtl w:val="0"/>
        </w:rPr>
        <w:t xml:space="preserve"> regarding what data is captured and the duration of its storage.</w:t>
      </w:r>
    </w:p>
    <w:p w:rsidR="00000000" w:rsidDel="00000000" w:rsidP="00000000" w:rsidRDefault="00000000" w:rsidRPr="00000000" w14:paraId="00000252">
      <w:pPr>
        <w:pStyle w:val="Heading3"/>
        <w:rPr/>
      </w:pPr>
      <w:bookmarkStart w:colFirst="0" w:colLast="0" w:name="_i7qsnfya113n" w:id="57"/>
      <w:bookmarkEnd w:id="57"/>
      <w:r w:rsidDel="00000000" w:rsidR="00000000" w:rsidRPr="00000000">
        <w:rPr>
          <w:rtl w:val="0"/>
        </w:rPr>
        <w:t xml:space="preserve">Controlled Baseline Configurations</w:t>
      </w:r>
    </w:p>
    <w:p w:rsidR="00000000" w:rsidDel="00000000" w:rsidP="00000000" w:rsidRDefault="00000000" w:rsidRPr="00000000" w14:paraId="00000253">
      <w:pP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rtl w:val="0"/>
        </w:rPr>
        <w:t xml:space="preserve">Pre-hardened, opinionated starter repositories or scaffolding in which the required controls (branch protection, scanning, CI security gates, GxP metadata, change-control hooks) are enabled by default, making the compliant configuration the path of least resistance. In a validated environment the template itself is a controlled artifact.</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ael Woiten" w:id="21" w:date="2026-07-07T23:07:38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GHAS Push Protection has been enabled for some time</w:t>
      </w:r>
    </w:p>
  </w:comment>
  <w:comment w:author="Sean Clayton" w:id="22" w:date="2026-07-08T12:46:57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@michael.woiten@moduscreate.com does that include dependency review? I assume yes but we can reword to only include devsec training and secure default</w:t>
      </w:r>
    </w:p>
  </w:comment>
  <w:comment w:author="Michael Woiten" w:id="23" w:date="2026-07-10T19:45:56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Simply secret scanning push protection, no detection/scan of dependencies.</w:t>
      </w:r>
    </w:p>
  </w:comment>
  <w:comment w:author="Sean Clayton" w:id="6" w:date="2026-07-06T14:49:22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this item</w:t>
      </w:r>
    </w:p>
  </w:comment>
  <w:comment w:author="Sean Clayton" w:id="8" w:date="2026-07-09T17:25:41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@michael.woiten@moduscreate.com @philippe.armando@moduscreate.com should we rip this section out</w:t>
      </w:r>
    </w:p>
  </w:comment>
  <w:comment w:author="Michael Woiten" w:id="9" w:date="2026-07-10T19:22:55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it is a classification and definition maybe best to group this with the terminology section towards the end.</w:t>
      </w:r>
    </w:p>
  </w:comment>
  <w:comment w:author="Michael Woiten" w:id="4" w:date="2026-07-07T22:47:06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@sean.clayton@moduscreate.com and I had discussed this earlier. Typically @philippe.armando@moduscreate.com and I's team manage a platform but rarely go through any form of formal change-control approval other than PR review from various teams to deploy resources to AWS.</w:t>
      </w:r>
    </w:p>
  </w:comment>
  <w:comment w:author="Michael Woiten" w:id="18" w:date="2026-07-07T23:06:11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utilizing Issues more heavily at one point but it has been since discouraged and pointed to use ServiceNOW. Not sure if this will impact the recommendations.</w:t>
      </w:r>
    </w:p>
  </w:comment>
  <w:comment w:author="Philippe Armando" w:id="19" w:date="2026-07-08T11:25:3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issue and github serif security issue are different, which one we target?</w:t>
      </w:r>
    </w:p>
  </w:comment>
  <w:comment w:author="Sean Clayton" w:id="20" w:date="2026-07-08T12:29:36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discuss this point. If issues are tracked in ServiceNow, then this is the mechanism that fits the description.</w:t>
      </w:r>
    </w:p>
  </w:comment>
  <w:comment w:author="Michael Woiten" w:id="13" w:date="2026-07-10T19:31:41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4,572 unique findings?</w:t>
      </w:r>
    </w:p>
  </w:comment>
  <w:comment w:author="Michael Woiten" w:id="14" w:date="2026-07-07T22:58:41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definition also be to the right of this?</w:t>
      </w:r>
    </w:p>
  </w:comment>
  <w:comment w:author="Philippe Armando" w:id="15" w:date="2026-07-08T11:24:09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RACI?</w:t>
      </w:r>
    </w:p>
  </w:comment>
  <w:comment w:author="Philippe Armando" w:id="16" w:date="2026-07-08T11:24:24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saw it below</w:t>
      </w:r>
    </w:p>
  </w:comment>
  <w:comment w:author="Sean Clayton" w:id="17" w:date="2026-07-08T12:27:23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this around to be a little more clear</w:t>
      </w:r>
    </w:p>
  </w:comment>
  <w:comment w:author="Michael Woiten" w:id="10" w:date="2026-07-10T19:27:50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have another table or chart here showing the breakdown?</w:t>
      </w:r>
    </w:p>
  </w:comment>
  <w:comment w:author="Sean Clayton" w:id="7" w:date="2026-07-06T14:49:38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this item</w:t>
      </w:r>
    </w:p>
  </w:comment>
  <w:comment w:author="Michael Woiten" w:id="5" w:date="2026-07-07T22:48:52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previous comment regarding Sonar + TF scanning</w:t>
      </w:r>
    </w:p>
  </w:comment>
  <w:comment w:author="Michael Woiten" w:id="12" w:date="2026-07-10T19:28:54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be appropriate to list the top 10 in a table?</w:t>
      </w:r>
    </w:p>
  </w:comment>
  <w:comment w:author="Michael Woiten" w:id="0" w:date="2026-07-07T22:51:15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get a definition of what this is in the document?</w:t>
      </w:r>
    </w:p>
  </w:comment>
  <w:comment w:author="Sean Clayton" w:id="1" w:date="2026-07-08T18:41:48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Terminology Section in the end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Michael Woiten reacted with 👍 at 2026-07-10 19:16 PM</w:t>
      </w:r>
    </w:p>
  </w:comment>
  <w:comment w:author="Michael Woiten" w:id="3" w:date="2026-07-07T22:45:30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not seen, have you @philippe.armando@moduscreate.com ?</w:t>
      </w:r>
    </w:p>
  </w:comment>
  <w:comment w:author="Michael Woiten" w:id="11" w:date="2026-07-10T19:28:24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confirmed live secrets or? If so worth noting "live credentials"</w:t>
      </w:r>
    </w:p>
  </w:comment>
  <w:comment w:author="Sean Clayton" w:id="24" w:date="2026-07-07T19:24:46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double check these</w:t>
      </w:r>
    </w:p>
  </w:comment>
  <w:comment w:author="Michael Woiten" w:id="2" w:date="2026-07-07T22:45:00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some component now introduced after a recent Sonar upgrade that does scan Terraform, however memory says I have not seen it surface an alert as of yet. I do not believe any customer is utilizing TF scanning from Sonar in any of their workflows, it is only the major programming languages.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widowControl w:val="0"/>
      <w:spacing w:after="200" w:line="240"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
              <a:graphic>
                <a:graphicData uri="http://schemas.microsoft.com/office/word/2010/wordprocessingShape">
                  <wps:wsp>
                    <wps:cNvSpPr/>
                    <wps:cNvPr id="3" name="Shape 3"/>
                    <wps:spPr>
                      <a:xfrm>
                        <a:off x="1459800" y="3665700"/>
                        <a:ext cx="7772400" cy="2286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-914399</wp:posOffset>
              </wp:positionH>
              <wp:positionV relativeFrom="paragraph">
                <wp:posOffset>228600</wp:posOffset>
              </wp:positionV>
              <wp:extent cx="7781925" cy="23812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81925" cy="238125"/>
                      </a:xfrm>
                      <a:prstGeom prst="rect"/>
                      <a:ln/>
                    </pic:spPr>
                  </pic:pic>
                </a:graphicData>
              </a:graphic>
            </wp:anchor>
          </w:drawing>
        </mc:Fallback>
      </mc:AlternateContent>
    </w:r>
  </w:p>
  <w:p w:rsidR="00000000" w:rsidDel="00000000" w:rsidP="00000000" w:rsidRDefault="00000000" w:rsidRPr="00000000" w14:paraId="00000256">
    <w:pPr>
      <w:widowControl w:val="0"/>
      <w:spacing w:line="360" w:lineRule="auto"/>
      <w:ind w:left="-720" w:right="-675" w:firstLine="0"/>
      <w:rPr/>
    </w:pPr>
    <w:hyperlink r:id="rId2">
      <w:r w:rsidDel="00000000" w:rsidR="00000000" w:rsidRPr="00000000">
        <w:rPr>
          <w:rFonts w:ascii="Proxima Nova" w:cs="Proxima Nova" w:eastAsia="Proxima Nova" w:hAnsi="Proxima Nova"/>
          <w:color w:val="ffffff"/>
          <w:sz w:val="16"/>
          <w:szCs w:val="16"/>
          <w:rtl w:val="0"/>
        </w:rPr>
        <w:t xml:space="preserve">moduscreate.com</w:t>
      </w:r>
    </w:hyperlink>
    <w:r w:rsidDel="00000000" w:rsidR="00000000" w:rsidRPr="00000000">
      <w:rPr>
        <w:rFonts w:ascii="Proxima Nova" w:cs="Proxima Nova" w:eastAsia="Proxima Nova" w:hAnsi="Proxima Nova"/>
        <w:color w:val="ffffff"/>
        <w:sz w:val="16"/>
        <w:szCs w:val="16"/>
        <w:rtl w:val="0"/>
      </w:rPr>
      <w:t xml:space="preserve"> </w:t>
      <w:tab/>
      <w:tab/>
      <w:tab/>
      <w:tab/>
      <w:tab/>
      <w:t xml:space="preserve">  </w:t>
      <w:tab/>
      <w:t xml:space="preserve">         </w:t>
      <w:tab/>
      <w:tab/>
      <w:t xml:space="preserve">          </w:t>
    </w:r>
    <w:r w:rsidDel="00000000" w:rsidR="00000000" w:rsidRPr="00000000">
      <w:rPr>
        <w:color w:val="ffffff"/>
        <w:sz w:val="16"/>
        <w:szCs w:val="16"/>
        <w:rtl w:val="0"/>
      </w:rPr>
      <w:t xml:space="preserve">©</w:t>
    </w:r>
    <w:r w:rsidDel="00000000" w:rsidR="00000000" w:rsidRPr="00000000">
      <w:rPr>
        <w:rFonts w:ascii="Proxima Nova" w:cs="Proxima Nova" w:eastAsia="Proxima Nova" w:hAnsi="Proxima Nova"/>
        <w:color w:val="ffffff"/>
        <w:sz w:val="16"/>
        <w:szCs w:val="16"/>
        <w:rtl w:val="0"/>
      </w:rPr>
      <w:t xml:space="preserve"> Modus Create, Inc. 2021  |  Proprietary &amp; Confidential</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
              <a:graphic>
                <a:graphicData uri="http://schemas.microsoft.com/office/word/2010/wordprocessingShape">
                  <wps:wsp>
                    <wps:cNvSpPr/>
                    <wps:cNvPr id="2" name="Shape 2"/>
                    <wps:spPr>
                      <a:xfrm>
                        <a:off x="1459800" y="3425096"/>
                        <a:ext cx="7772400" cy="70980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-919162</wp:posOffset>
              </wp:positionH>
              <wp:positionV relativeFrom="paragraph">
                <wp:posOffset>-447674</wp:posOffset>
              </wp:positionV>
              <wp:extent cx="7781925" cy="719333"/>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81925" cy="719333"/>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-333374</wp:posOffset>
          </wp:positionV>
          <wp:extent cx="2220595" cy="493395"/>
          <wp:effectExtent b="0" l="0" r="0" t="0"/>
          <wp:wrapNone/>
          <wp:docPr descr="Logo&#10;&#10;Description automatically generated with medium confidence" id="4" name="image2.png"/>
          <a:graphic>
            <a:graphicData uri="http://schemas.openxmlformats.org/drawingml/2006/picture">
              <pic:pic>
                <pic:nvPicPr>
                  <pic:cNvPr descr="Logo&#10;&#10;Description automatically generated with medium confidence" id="0" name="image2.png"/>
                  <pic:cNvPicPr preferRelativeResize="0"/>
                </pic:nvPicPr>
                <pic:blipFill>
                  <a:blip r:embed="rId2"/>
                  <a:srcRect b="0" l="0" r="0" t="0"/>
                  <a:stretch>
                    <a:fillRect/>
                  </a:stretch>
                </pic:blipFill>
                <pic:spPr>
                  <a:xfrm>
                    <a:off x="0" y="0"/>
                    <a:ext cx="2220595" cy="49339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6134100</wp:posOffset>
          </wp:positionH>
          <wp:positionV relativeFrom="paragraph">
            <wp:posOffset>-323849</wp:posOffset>
          </wp:positionV>
          <wp:extent cx="470517" cy="493395"/>
          <wp:effectExtent b="0" l="0" r="0" t="0"/>
          <wp:wrapNone/>
          <wp:docPr id="3" name="image1.png"/>
          <a:graphic>
            <a:graphicData uri="http://schemas.openxmlformats.org/drawingml/2006/picture">
              <pic:pic>
                <pic:nvPicPr>
                  <pic:cNvPr id="0" name="image1.png"/>
                  <pic:cNvPicPr preferRelativeResize="0"/>
                </pic:nvPicPr>
                <pic:blipFill>
                  <a:blip r:embed="rId1"/>
                  <a:srcRect b="0" l="0" r="78811" t="0"/>
                  <a:stretch>
                    <a:fillRect/>
                  </a:stretch>
                </pic:blipFill>
                <pic:spPr>
                  <a:xfrm>
                    <a:off x="0" y="0"/>
                    <a:ext cx="470517" cy="4933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200" w:lineRule="auto"/>
    </w:pPr>
    <w:rPr>
      <w:b w:val="1"/>
      <w:bCs w:val="1"/>
      <w:sz w:val="36"/>
      <w:szCs w:val="36"/>
    </w:rPr>
  </w:style>
  <w:style w:type="paragraph" w:styleId="Heading2">
    <w:name w:val="heading 2"/>
    <w:basedOn w:val="Normal"/>
    <w:next w:val="Normal"/>
    <w:pPr>
      <w:keepNext w:val="1"/>
      <w:keepLines w:val="1"/>
      <w:pageBreakBefore w:val="0"/>
      <w:spacing w:before="200" w:lineRule="auto"/>
    </w:pPr>
    <w:rPr>
      <w:b w:val="1"/>
      <w:bCs w:val="1"/>
      <w:sz w:val="26"/>
      <w:szCs w:val="26"/>
    </w:rPr>
  </w:style>
  <w:style w:type="paragraph" w:styleId="Heading3">
    <w:name w:val="heading 3"/>
    <w:basedOn w:val="Normal"/>
    <w:next w:val="Normal"/>
    <w:pPr>
      <w:keepNext w:val="1"/>
      <w:keepLines w:val="1"/>
      <w:pageBreakBefore w:val="0"/>
      <w:spacing w:before="160" w:lineRule="auto"/>
    </w:pPr>
    <w:rPr>
      <w:b w:val="1"/>
      <w:bCs w:val="1"/>
      <w:color w:val="666666"/>
      <w:sz w:val="24"/>
      <w:szCs w:val="24"/>
    </w:rPr>
  </w:style>
  <w:style w:type="paragraph" w:styleId="Heading4">
    <w:name w:val="heading 4"/>
    <w:basedOn w:val="Normal"/>
    <w:next w:val="Normal"/>
    <w:pPr>
      <w:keepNext w:val="1"/>
      <w:keepLines w:val="1"/>
      <w:pageBreakBefore w:val="0"/>
      <w:spacing w:before="160" w:lineRule="auto"/>
    </w:pPr>
    <w:rPr>
      <w:color w:val="666666"/>
      <w:u w:val="single"/>
    </w:rPr>
  </w:style>
  <w:style w:type="paragraph" w:styleId="Heading5">
    <w:name w:val="heading 5"/>
    <w:basedOn w:val="Normal"/>
    <w:next w:val="Normal"/>
    <w:pPr>
      <w:keepNext w:val="1"/>
      <w:keepLines w:val="1"/>
      <w:pageBreakBefore w:val="0"/>
      <w:spacing w:before="16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moduscreate.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Oswald-regular.ttf"/><Relationship Id="rId6" Type="http://schemas.openxmlformats.org/officeDocument/2006/relationships/font" Target="fonts/Oswald-bold.ttf"/><Relationship Id="rId7"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moduscreat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