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r>
    </w:p>
    <w:p w:rsidR="00000000" w:rsidDel="00000000" w:rsidP="00000000" w:rsidRDefault="00000000" w:rsidRPr="00000000" w14:paraId="00000002">
      <w:pPr>
        <w:pStyle w:val="Title"/>
        <w:pageBreakBefore w:val="0"/>
        <w:widowControl w:val="0"/>
        <w:spacing w:after="0" w:lineRule="auto"/>
        <w:rPr>
          <w:sz w:val="42"/>
          <w:szCs w:val="42"/>
        </w:rPr>
      </w:pPr>
      <w:bookmarkStart w:colFirst="0" w:colLast="0" w:name="_zh2nf2th2qre" w:id="0"/>
      <w:bookmarkEnd w:id="0"/>
      <w:r w:rsidDel="00000000" w:rsidR="00000000" w:rsidRPr="00000000">
        <w:rPr>
          <w:rtl w:val="0"/>
        </w:rPr>
      </w:r>
    </w:p>
    <w:p w:rsidR="00000000" w:rsidDel="00000000" w:rsidP="00000000" w:rsidRDefault="00000000" w:rsidRPr="00000000" w14:paraId="00000003">
      <w:pPr>
        <w:pStyle w:val="Title"/>
        <w:pageBreakBefore w:val="0"/>
        <w:widowControl w:val="0"/>
        <w:spacing w:after="0" w:lineRule="auto"/>
        <w:rPr>
          <w:sz w:val="42"/>
          <w:szCs w:val="42"/>
        </w:rPr>
      </w:pPr>
      <w:bookmarkStart w:colFirst="0" w:colLast="0" w:name="_4b7p2ictw71n" w:id="1"/>
      <w:bookmarkEnd w:id="1"/>
      <w:r w:rsidDel="00000000" w:rsidR="00000000" w:rsidRPr="00000000">
        <w:rPr>
          <w:rtl w:val="0"/>
        </w:rPr>
      </w:r>
    </w:p>
    <w:p w:rsidR="00000000" w:rsidDel="00000000" w:rsidP="00000000" w:rsidRDefault="00000000" w:rsidRPr="00000000" w14:paraId="00000004">
      <w:pPr>
        <w:pStyle w:val="Title"/>
        <w:pageBreakBefore w:val="0"/>
        <w:widowControl w:val="0"/>
        <w:spacing w:after="0" w:lineRule="auto"/>
        <w:rPr>
          <w:sz w:val="42"/>
          <w:szCs w:val="42"/>
        </w:rPr>
      </w:pPr>
      <w:bookmarkStart w:colFirst="0" w:colLast="0" w:name="_5rkhbtp1td4b" w:id="2"/>
      <w:bookmarkEnd w:id="2"/>
      <w:r w:rsidDel="00000000" w:rsidR="00000000" w:rsidRPr="00000000">
        <w:rPr>
          <w:rtl w:val="0"/>
        </w:rPr>
      </w:r>
    </w:p>
    <w:p w:rsidR="00000000" w:rsidDel="00000000" w:rsidP="00000000" w:rsidRDefault="00000000" w:rsidRPr="00000000" w14:paraId="00000005">
      <w:pPr>
        <w:pStyle w:val="Title"/>
        <w:pageBreakBefore w:val="0"/>
        <w:widowControl w:val="0"/>
        <w:spacing w:after="0" w:lineRule="auto"/>
        <w:rPr>
          <w:sz w:val="42"/>
          <w:szCs w:val="42"/>
        </w:rPr>
      </w:pPr>
      <w:bookmarkStart w:colFirst="0" w:colLast="0" w:name="_99pnfcpkve" w:id="3"/>
      <w:bookmarkEnd w:id="3"/>
      <w:r w:rsidDel="00000000" w:rsidR="00000000" w:rsidRPr="00000000">
        <w:rPr>
          <w:rtl w:val="0"/>
        </w:rPr>
      </w:r>
    </w:p>
    <w:p w:rsidR="00000000" w:rsidDel="00000000" w:rsidP="00000000" w:rsidRDefault="00000000" w:rsidRPr="00000000" w14:paraId="00000006">
      <w:pPr>
        <w:pStyle w:val="Title"/>
        <w:pageBreakBefore w:val="0"/>
        <w:widowControl w:val="0"/>
        <w:spacing w:after="0" w:lineRule="auto"/>
        <w:rPr>
          <w:sz w:val="42"/>
          <w:szCs w:val="42"/>
        </w:rPr>
      </w:pPr>
      <w:bookmarkStart w:colFirst="0" w:colLast="0" w:name="_mxb7ccad4s54" w:id="4"/>
      <w:bookmarkEnd w:id="4"/>
      <w:r w:rsidDel="00000000" w:rsidR="00000000" w:rsidRPr="00000000">
        <w:rPr>
          <w:rtl w:val="0"/>
        </w:rPr>
      </w:r>
    </w:p>
    <w:p w:rsidR="00000000" w:rsidDel="00000000" w:rsidP="00000000" w:rsidRDefault="00000000" w:rsidRPr="00000000" w14:paraId="00000007">
      <w:pPr>
        <w:pStyle w:val="Title"/>
        <w:pageBreakBefore w:val="0"/>
        <w:widowControl w:val="0"/>
        <w:spacing w:after="0" w:lineRule="auto"/>
        <w:rPr>
          <w:b w:val="1"/>
          <w:bCs w:val="1"/>
          <w:sz w:val="58"/>
          <w:szCs w:val="58"/>
        </w:rPr>
      </w:pPr>
      <w:bookmarkStart w:colFirst="0" w:colLast="0" w:name="_6wmdpry6aixm" w:id="5"/>
      <w:bookmarkEnd w:id="5"/>
      <w:r w:rsidDel="00000000" w:rsidR="00000000" w:rsidRPr="00000000">
        <w:rPr>
          <w:b w:val="1"/>
          <w:bCs w:val="1"/>
          <w:sz w:val="58"/>
          <w:szCs w:val="58"/>
        </w:rPr>
        <w:drawing>
          <wp:inline distB="114300" distT="114300" distL="114300" distR="114300">
            <wp:extent cx="531813" cy="309563"/>
            <wp:effectExtent b="0" l="0" r="0" t="0"/>
            <wp:docPr id="12"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31813" cy="309563"/>
                    </a:xfrm>
                    <a:prstGeom prst="rect"/>
                    <a:ln/>
                  </pic:spPr>
                </pic:pic>
              </a:graphicData>
            </a:graphic>
          </wp:inline>
        </w:drawing>
      </w:r>
      <w:r w:rsidDel="00000000" w:rsidR="00000000" w:rsidRPr="00000000">
        <w:rPr>
          <w:b w:val="1"/>
          <w:bCs w:val="1"/>
          <w:sz w:val="58"/>
          <w:szCs w:val="58"/>
          <w:rtl w:val="0"/>
        </w:rPr>
        <w:t xml:space="preserve">PFIZER</w:t>
      </w:r>
      <w:r w:rsidDel="00000000" w:rsidR="00000000" w:rsidRPr="00000000">
        <w:rPr>
          <w:rtl w:val="0"/>
        </w:rPr>
      </w:r>
    </w:p>
    <w:p w:rsidR="00000000" w:rsidDel="00000000" w:rsidP="00000000" w:rsidRDefault="00000000" w:rsidRPr="00000000" w14:paraId="00000008">
      <w:pPr>
        <w:pageBreakBefore w:val="0"/>
        <w:ind w:left="-360" w:hanging="180"/>
        <w:rPr/>
      </w:pPr>
      <w:r w:rsidDel="00000000" w:rsidR="00000000" w:rsidRPr="00000000">
        <w:rPr>
          <w:rtl w:val="0"/>
        </w:rPr>
      </w:r>
    </w:p>
    <w:p w:rsidR="00000000" w:rsidDel="00000000" w:rsidP="00000000" w:rsidRDefault="00000000" w:rsidRPr="00000000" w14:paraId="00000009">
      <w:pPr>
        <w:pStyle w:val="Title"/>
        <w:widowControl w:val="0"/>
        <w:spacing w:after="0" w:lineRule="auto"/>
        <w:rPr>
          <w:b w:val="1"/>
          <w:bCs w:val="1"/>
          <w:sz w:val="58"/>
          <w:szCs w:val="58"/>
        </w:rPr>
      </w:pPr>
      <w:bookmarkStart w:colFirst="0" w:colLast="0" w:name="_j0vvlw5zely3" w:id="6"/>
      <w:bookmarkEnd w:id="6"/>
      <w:r w:rsidDel="00000000" w:rsidR="00000000" w:rsidRPr="00000000">
        <w:rPr>
          <w:b w:val="1"/>
          <w:bCs w:val="1"/>
          <w:sz w:val="58"/>
          <w:szCs w:val="58"/>
          <w:rtl w:val="0"/>
        </w:rPr>
        <w:t xml:space="preserve">STRATEGIC ENTERPRISE GITHUB EXPANSION ROADMAP </w:t>
      </w:r>
    </w:p>
    <w:p w:rsidR="00000000" w:rsidDel="00000000" w:rsidP="00000000" w:rsidRDefault="00000000" w:rsidRPr="00000000" w14:paraId="0000000A">
      <w:pPr>
        <w:pStyle w:val="Subtitle"/>
        <w:widowControl w:val="0"/>
        <w:spacing w:after="240" w:before="240" w:lineRule="auto"/>
        <w:rPr>
          <w:rFonts w:ascii="Proxima Nova" w:cs="Proxima Nova" w:eastAsia="Proxima Nova" w:hAnsi="Proxima Nova"/>
        </w:rPr>
      </w:pPr>
      <w:bookmarkStart w:colFirst="0" w:colLast="0" w:name="_2worwafsq16j" w:id="7"/>
      <w:bookmarkEnd w:id="7"/>
      <w:r w:rsidDel="00000000" w:rsidR="00000000" w:rsidRPr="00000000">
        <w:rPr>
          <w:rFonts w:ascii="Proxima Nova" w:cs="Proxima Nova" w:eastAsia="Proxima Nova" w:hAnsi="Proxima Nova"/>
          <w:i w:val="1"/>
          <w:iCs w:val="1"/>
          <w:rtl w:val="0"/>
        </w:rPr>
        <w:t xml:space="preserve">A 12-Month Plan for Security, Productivity, and Platform Growth</w:t>
      </w:r>
      <w:r w:rsidDel="00000000" w:rsidR="00000000" w:rsidRPr="00000000">
        <w:rPr>
          <w:rtl w:val="0"/>
        </w:rPr>
      </w:r>
    </w:p>
    <w:p w:rsidR="00000000" w:rsidDel="00000000" w:rsidP="00000000" w:rsidRDefault="00000000" w:rsidRPr="00000000" w14:paraId="0000000B">
      <w:pPr>
        <w:pStyle w:val="Subtitle"/>
        <w:keepNext w:val="0"/>
        <w:keepLines w:val="0"/>
        <w:widowControl w:val="0"/>
        <w:spacing w:after="200" w:lineRule="auto"/>
        <w:rPr>
          <w:rFonts w:ascii="Proxima Nova" w:cs="Proxima Nova" w:eastAsia="Proxima Nova" w:hAnsi="Proxima Nova"/>
          <w:color w:val="000000"/>
        </w:rPr>
      </w:pPr>
      <w:bookmarkStart w:colFirst="0" w:colLast="0" w:name="_9580zti1w2ia" w:id="8"/>
      <w:bookmarkEnd w:id="8"/>
      <w:r w:rsidDel="00000000" w:rsidR="00000000" w:rsidRPr="00000000">
        <w:rPr>
          <w:rFonts w:ascii="Proxima Nova" w:cs="Proxima Nova" w:eastAsia="Proxima Nova" w:hAnsi="Proxima Nova"/>
          <w:color w:val="000000"/>
          <w:sz w:val="26"/>
          <w:szCs w:val="26"/>
          <w:rtl w:val="0"/>
        </w:rPr>
        <w:t xml:space="preserve">by Modus Create, 2026</w:t>
      </w:r>
      <w:r w:rsidDel="00000000" w:rsidR="00000000" w:rsidRPr="00000000">
        <w:rPr>
          <w:rtl w:val="0"/>
        </w:rPr>
      </w:r>
    </w:p>
    <w:p w:rsidR="00000000" w:rsidDel="00000000" w:rsidP="00000000" w:rsidRDefault="00000000" w:rsidRPr="00000000" w14:paraId="0000000C">
      <w:pPr>
        <w:rPr>
          <w:i w:val="1"/>
          <w:iCs w:val="1"/>
          <w:sz w:val="26"/>
          <w:szCs w:val="26"/>
        </w:rPr>
      </w:pPr>
      <w:hyperlink r:id="rId8">
        <w:r w:rsidDel="00000000" w:rsidR="00000000" w:rsidRPr="00000000">
          <w:rPr>
            <w:color w:val="12a5ed"/>
            <w:u w:val="single"/>
            <w:rtl w:val="0"/>
          </w:rPr>
          <w:t xml:space="preserve">www.moduscreate.com</w:t>
        </w:r>
      </w:hyperlink>
      <w:r w:rsidDel="00000000" w:rsidR="00000000" w:rsidRPr="00000000">
        <w:rPr>
          <w:rtl w:val="0"/>
        </w:rPr>
      </w:r>
    </w:p>
    <w:p w:rsidR="00000000" w:rsidDel="00000000" w:rsidP="00000000" w:rsidRDefault="00000000" w:rsidRPr="00000000" w14:paraId="0000000D">
      <w:pPr>
        <w:rPr>
          <w:i w:val="1"/>
          <w:iCs w:val="1"/>
          <w:sz w:val="26"/>
          <w:szCs w:val="26"/>
        </w:rPr>
      </w:pP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tl w:val="0"/>
        </w:rPr>
      </w:r>
    </w:p>
    <w:p w:rsidR="00000000" w:rsidDel="00000000" w:rsidP="00000000" w:rsidRDefault="00000000" w:rsidRPr="00000000" w14:paraId="00000011">
      <w:pPr>
        <w:pStyle w:val="Title"/>
        <w:pageBreakBefore w:val="0"/>
        <w:widowControl w:val="0"/>
        <w:spacing w:after="0" w:lineRule="auto"/>
        <w:rPr>
          <w:sz w:val="42"/>
          <w:szCs w:val="42"/>
        </w:rPr>
      </w:pPr>
      <w:bookmarkStart w:colFirst="0" w:colLast="0" w:name="_bmebevtbcdpg" w:id="9"/>
      <w:bookmarkEnd w:id="9"/>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pageBreakBefore w:val="0"/>
        <w:rPr/>
      </w:pPr>
      <w:r w:rsidDel="00000000" w:rsidR="00000000" w:rsidRPr="00000000">
        <w:rPr>
          <w:rtl w:val="0"/>
        </w:rPr>
      </w:r>
    </w:p>
    <w:p w:rsidR="00000000" w:rsidDel="00000000" w:rsidP="00000000" w:rsidRDefault="00000000" w:rsidRPr="00000000" w14:paraId="00000016">
      <w:pPr>
        <w:pageBreakBefore w:val="0"/>
        <w:rPr/>
      </w:pP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ageBreakBefore w:val="0"/>
        <w:rPr/>
      </w:pPr>
      <w:r w:rsidDel="00000000" w:rsidR="00000000" w:rsidRPr="00000000">
        <w:rPr>
          <w:rtl w:val="0"/>
        </w:rPr>
      </w:r>
    </w:p>
    <w:p w:rsidR="00000000" w:rsidDel="00000000" w:rsidP="00000000" w:rsidRDefault="00000000" w:rsidRPr="00000000" w14:paraId="00000019">
      <w:pPr>
        <w:pageBreakBefore w:val="0"/>
        <w:rPr/>
      </w:pPr>
      <w:r w:rsidDel="00000000" w:rsidR="00000000" w:rsidRPr="00000000">
        <w:rPr>
          <w:rtl w:val="0"/>
        </w:rPr>
      </w:r>
    </w:p>
    <w:p w:rsidR="00000000" w:rsidDel="00000000" w:rsidP="00000000" w:rsidRDefault="00000000" w:rsidRPr="00000000" w14:paraId="0000001A">
      <w:pPr>
        <w:pageBreakBefore w:val="0"/>
        <w:rPr/>
      </w:pPr>
      <w:r w:rsidDel="00000000" w:rsidR="00000000" w:rsidRPr="00000000">
        <w:rPr>
          <w:rtl w:val="0"/>
        </w:rPr>
      </w:r>
    </w:p>
    <w:p w:rsidR="00000000" w:rsidDel="00000000" w:rsidP="00000000" w:rsidRDefault="00000000" w:rsidRPr="00000000" w14:paraId="0000001B">
      <w:pPr>
        <w:pageBreakBefore w:val="0"/>
        <w:rPr/>
      </w:pPr>
      <w:r w:rsidDel="00000000" w:rsidR="00000000" w:rsidRPr="00000000">
        <w:rPr>
          <w:rtl w:val="0"/>
        </w:rPr>
      </w:r>
    </w:p>
    <w:p w:rsidR="00000000" w:rsidDel="00000000" w:rsidP="00000000" w:rsidRDefault="00000000" w:rsidRPr="00000000" w14:paraId="0000001C">
      <w:pPr>
        <w:pStyle w:val="Title"/>
        <w:spacing w:after="200" w:lineRule="auto"/>
        <w:rPr>
          <w:b w:val="1"/>
          <w:bCs w:val="1"/>
        </w:rPr>
      </w:pPr>
      <w:bookmarkStart w:colFirst="0" w:colLast="0" w:name="_wln18bijbpna" w:id="10"/>
      <w:bookmarkEnd w:id="10"/>
      <w:r w:rsidDel="00000000" w:rsidR="00000000" w:rsidRPr="00000000">
        <w:rPr>
          <w:b w:val="1"/>
          <w:bCs w:val="1"/>
          <w:rtl w:val="0"/>
        </w:rPr>
        <w:t xml:space="preserve">Table of Contents</w:t>
      </w:r>
    </w:p>
    <w:sdt>
      <w:sdtPr>
        <w:id w:val="961410366"/>
        <w:docPartObj>
          <w:docPartGallery w:val="Table of Contents"/>
          <w:docPartUnique w:val="1"/>
        </w:docPartObj>
      </w:sdtPr>
      <w:sdtContent>
        <w:p w:rsidR="00000000" w:rsidDel="00000000" w:rsidP="00000000" w:rsidRDefault="00000000" w:rsidRPr="00000000" w14:paraId="0000001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8ndr9yd716xm">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Purpose of this Document</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n0dx7b2z11b">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Executive Summary</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cz9xqdg2rpi">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Current State Baseline</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7xr3s2kmjb">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Security Posture</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Development Platform</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Productive Tooling</w:t>
              <w:tab/>
              <w:t xml:space="preserve">10</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Platform Consumption</w:t>
              <w:tab/>
              <w:t xml:space="preserve">11</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hdgad2qysx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Cross-Cutting View</w:t>
              <w:tab/>
              <w:t xml:space="preserve">13</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fyw6ib288wj">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Strategic Vision</w:t>
              <w:tab/>
              <w:t xml:space="preserve">13</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Security by Default</w:t>
              <w:tab/>
              <w:t xml:space="preserve">13</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Developer Productivity Uplift</w:t>
              <w:tab/>
              <w:t xml:space="preserve">13</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Supply Chain Discipline</w:t>
              <w:tab/>
              <w:t xml:space="preserve">13</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9b22usievv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Cost Aware Growth</w:t>
              <w:tab/>
              <w:t xml:space="preserve">13</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qj0cg9xd1ra">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Phased Roadmap</w:t>
              <w:tab/>
              <w:t xml:space="preserve">14</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0: Baseline Established (Complete)</w:t>
              <w:tab/>
              <w:t xml:space="preserve">14</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1: Now, Months 0 to 3</w:t>
              <w:tab/>
              <w:t xml:space="preserve">14</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2: Next, Months 3 to 9</w:t>
              <w:tab/>
              <w:t xml:space="preserve">15</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3: Later, Months 9 to 18</w:t>
              <w:tab/>
              <w:t xml:space="preserve">15</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pa2vx19fi1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Measurement Framework</w:t>
              <w:tab/>
              <w:t xml:space="preserve">16</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64of11yeqd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Metric Domains and Ownership</w:t>
              <w:tab/>
              <w:t xml:space="preserve">17</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l3vz354k87f">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Investment and Cost Dependencies</w:t>
              <w:tab/>
              <w:t xml:space="preserve">18</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Cost Drivers by Track</w:t>
              <w:tab/>
              <w:t xml:space="preserve">18</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Self-Funding Logic</w:t>
              <w:tab/>
              <w:t xml:space="preserve">18</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zyejo4e8vc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Near Zero Cost Dependencies</w:t>
              <w:tab/>
              <w:t xml:space="preserve">18</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z9o3dk0m24a">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Risk and Dependencies</w:t>
              <w:tab/>
              <w:t xml:space="preserve">19</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Programme Risks</w:t>
              <w:tab/>
              <w:t xml:space="preserve">19</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Some Figures Are Floors or Not Available</w:t>
              <w:tab/>
              <w:t xml:space="preserve">19</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rvpg5g93kz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External Dependencies</w:t>
              <w:tab/>
              <w:t xml:space="preserve">20</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e1tnw7nr7dd">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What This Document Does Not Cover</w:t>
              <w:tab/>
              <w:t xml:space="preserve">21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A">
      <w:pPr>
        <w:pStyle w:val="Title"/>
        <w:spacing w:after="200" w:lineRule="auto"/>
        <w:rPr>
          <w:b w:val="1"/>
          <w:bCs w:val="1"/>
        </w:rPr>
      </w:pPr>
      <w:bookmarkStart w:colFirst="0" w:colLast="0" w:name="_xhj5q4uuhe6s" w:id="11"/>
      <w:bookmarkEnd w:id="11"/>
      <w:r w:rsidDel="00000000" w:rsidR="00000000" w:rsidRPr="00000000">
        <w:rPr>
          <w:rtl w:val="0"/>
        </w:rPr>
      </w:r>
    </w:p>
    <w:p w:rsidR="00000000" w:rsidDel="00000000" w:rsidP="00000000" w:rsidRDefault="00000000" w:rsidRPr="00000000" w14:paraId="0000003B">
      <w:pPr>
        <w:pageBreakBefore w:val="0"/>
        <w:rPr/>
      </w:pPr>
      <w:r w:rsidDel="00000000" w:rsidR="00000000" w:rsidRPr="00000000">
        <w:rPr>
          <w:rtl w:val="0"/>
        </w:rPr>
      </w:r>
    </w:p>
    <w:p w:rsidR="00000000" w:rsidDel="00000000" w:rsidP="00000000" w:rsidRDefault="00000000" w:rsidRPr="00000000" w14:paraId="0000003C">
      <w:pPr>
        <w:pStyle w:val="Heading1"/>
        <w:pageBreakBefore w:val="0"/>
        <w:widowControl w:val="0"/>
        <w:spacing w:after="0" w:before="200" w:lineRule="auto"/>
        <w:rPr>
          <w:sz w:val="32"/>
          <w:szCs w:val="32"/>
        </w:rPr>
      </w:pPr>
      <w:bookmarkStart w:colFirst="0" w:colLast="0" w:name="_5qqcojs0iftf" w:id="12"/>
      <w:bookmarkEnd w:id="12"/>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1"/>
        <w:pageBreakBefore w:val="0"/>
        <w:widowControl w:val="0"/>
        <w:spacing w:after="200" w:before="200" w:lineRule="auto"/>
        <w:rPr/>
      </w:pPr>
      <w:bookmarkStart w:colFirst="0" w:colLast="0" w:name="_8ndr9yd716xm" w:id="13"/>
      <w:bookmarkEnd w:id="13"/>
      <w:r w:rsidDel="00000000" w:rsidR="00000000" w:rsidRPr="00000000">
        <w:rPr>
          <w:sz w:val="32"/>
          <w:szCs w:val="32"/>
          <w:rtl w:val="0"/>
        </w:rPr>
        <w:t xml:space="preserve">Purpose of this Document</w:t>
      </w:r>
      <w:r w:rsidDel="00000000" w:rsidR="00000000" w:rsidRPr="00000000">
        <w:rPr>
          <w:rtl w:val="0"/>
        </w:rPr>
      </w:r>
    </w:p>
    <w:p w:rsidR="00000000" w:rsidDel="00000000" w:rsidP="00000000" w:rsidRDefault="00000000" w:rsidRPr="00000000" w14:paraId="0000003E">
      <w:pPr>
        <w:spacing w:after="160" w:line="300" w:lineRule="auto"/>
        <w:jc w:val="both"/>
        <w:rPr/>
      </w:pPr>
      <w:r w:rsidDel="00000000" w:rsidR="00000000" w:rsidRPr="00000000">
        <w:rPr>
          <w:rtl w:val="0"/>
        </w:rPr>
        <w:t xml:space="preserve">This document sets out a data-driven baseline of GitHub platform adoption across Pfizer's 23 GitHub organizations, and a phased roadmap for growing four capabilities in a coordinated way: GitHub Advanced Security, CodeQL, GitHub Copilot, and Token-Based Billing governance. It is written for platform, security, and engineering leadership as an input to funding and sequencing decisions.</w:t>
      </w:r>
    </w:p>
    <w:p w:rsidR="00000000" w:rsidDel="00000000" w:rsidP="00000000" w:rsidRDefault="00000000" w:rsidRPr="00000000" w14:paraId="0000003F">
      <w:pPr>
        <w:spacing w:after="160" w:line="300" w:lineRule="auto"/>
        <w:jc w:val="both"/>
        <w:rPr/>
      </w:pPr>
      <w:r w:rsidDel="00000000" w:rsidR="00000000" w:rsidRPr="00000000">
        <w:rPr>
          <w:rtl w:val="0"/>
        </w:rPr>
        <w:t xml:space="preserve">Every figure in the Current State Baseline section was measured directly through the GitHub API using a purpose-built collection tool, not estimated or extrapolated. The collector, the raw CSVs it produces, and the workflow that runs it are all version-controlled in the same repository referenced throughout this document, which means every number here can be regenerated and checked at any time.</w:t>
      </w:r>
    </w:p>
    <w:p w:rsidR="00000000" w:rsidDel="00000000" w:rsidP="00000000" w:rsidRDefault="00000000" w:rsidRPr="00000000" w14:paraId="00000040">
      <w:pPr>
        <w:spacing w:after="160" w:line="300" w:lineRule="auto"/>
        <w:jc w:val="both"/>
        <w:rPr/>
      </w:pPr>
      <w:r w:rsidDel="00000000" w:rsidR="00000000" w:rsidRPr="00000000">
        <w:rPr>
          <w:rtl w:val="0"/>
        </w:rPr>
        <w:t xml:space="preserve">The document treats security coverage, developer productivity, and platform consumption as three views of one expansion effort rather than three separate initiatives. This is a deliberate framing choice, not a simplification. Turning on security scanning for a repository, giving a developer a Copilot seat, and consuming platform minutes are three sides of the same action, and a roadmap that plans them separately tends to produce three uncoordinated conversations instead of one coherent one.</w:t>
      </w:r>
      <w:r w:rsidDel="00000000" w:rsidR="00000000" w:rsidRPr="00000000">
        <w:rPr>
          <w:rtl w:val="0"/>
        </w:rPr>
      </w:r>
    </w:p>
    <w:p w:rsidR="00000000" w:rsidDel="00000000" w:rsidP="00000000" w:rsidRDefault="00000000" w:rsidRPr="00000000" w14:paraId="00000041">
      <w:pPr>
        <w:pStyle w:val="Heading1"/>
        <w:widowControl w:val="0"/>
        <w:spacing w:after="200" w:lineRule="auto"/>
        <w:rPr>
          <w:sz w:val="32"/>
          <w:szCs w:val="32"/>
        </w:rPr>
      </w:pPr>
      <w:bookmarkStart w:colFirst="0" w:colLast="0" w:name="_85maod4p0k4b" w:id="14"/>
      <w:bookmarkEnd w:id="14"/>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1"/>
        <w:widowControl w:val="0"/>
        <w:spacing w:after="200" w:lineRule="auto"/>
        <w:rPr>
          <w:sz w:val="32"/>
          <w:szCs w:val="32"/>
        </w:rPr>
      </w:pPr>
      <w:bookmarkStart w:colFirst="0" w:colLast="0" w:name="_mn0dx7b2z11b" w:id="15"/>
      <w:bookmarkEnd w:id="15"/>
      <w:r w:rsidDel="00000000" w:rsidR="00000000" w:rsidRPr="00000000">
        <w:rPr>
          <w:sz w:val="32"/>
          <w:szCs w:val="32"/>
          <w:rtl w:val="0"/>
        </w:rPr>
        <w:t xml:space="preserve">Executive Summary</w:t>
      </w:r>
    </w:p>
    <w:p w:rsidR="00000000" w:rsidDel="00000000" w:rsidP="00000000" w:rsidRDefault="00000000" w:rsidRPr="00000000" w14:paraId="00000043">
      <w:pPr>
        <w:spacing w:after="160" w:line="300" w:lineRule="auto"/>
        <w:jc w:val="both"/>
        <w:rPr>
          <w:color w:val="1f1f1f"/>
        </w:rPr>
      </w:pPr>
      <w:r w:rsidDel="00000000" w:rsidR="00000000" w:rsidRPr="00000000">
        <w:rPr>
          <w:color w:val="1f1f1f"/>
          <w:rtl w:val="0"/>
        </w:rPr>
        <w:t xml:space="preserve">Across 23 organizations and 16,989 active repositories, each of the four capabilities in scope for this roadmap is, today, a single organization proof of concept that has already worked at real scale. The opportunity in front of Pfizer is not to invent something new. It is to take patterns that are already succeeding in one part of the enterprise and extend them, deliberately and in sequence, to the rest of it.</w:t>
      </w:r>
    </w:p>
    <w:p w:rsidR="00000000" w:rsidDel="00000000" w:rsidP="00000000" w:rsidRDefault="00000000" w:rsidRPr="00000000" w14:paraId="00000044">
      <w:pPr>
        <w:spacing w:after="160" w:line="300" w:lineRule="auto"/>
        <w:jc w:val="both"/>
        <w:rPr>
          <w:color w:val="1f1f1f"/>
        </w:rPr>
      </w:pPr>
      <w:r w:rsidDel="00000000" w:rsidR="00000000" w:rsidRPr="00000000">
        <w:rPr>
          <w:rtl w:val="0"/>
        </w:rPr>
        <w:t xml:space="preserve">All coverage figures are per-organization, collected via the GitHub API across all 23 organizations on 4 August 2026; the full per-org breakdown is in Appendix A.</w:t>
      </w:r>
      <w:r w:rsidDel="00000000" w:rsidR="00000000" w:rsidRPr="00000000">
        <w:rPr>
          <w:rtl w:val="0"/>
        </w:rPr>
      </w:r>
    </w:p>
    <w:p w:rsidR="00000000" w:rsidDel="00000000" w:rsidP="00000000" w:rsidRDefault="00000000" w:rsidRPr="00000000" w14:paraId="00000045">
      <w:pPr>
        <w:spacing w:after="240" w:before="160" w:line="240" w:lineRule="auto"/>
        <w:ind w:left="-630" w:firstLine="0"/>
        <w:jc w:val="center"/>
        <w:rPr>
          <w:color w:val="1f1f1f"/>
        </w:rPr>
      </w:pPr>
      <w:r w:rsidDel="00000000" w:rsidR="00000000" w:rsidRPr="00000000">
        <w:rPr>
          <w:color w:val="1f1f1f"/>
        </w:rPr>
        <w:drawing>
          <wp:inline distB="0" distT="0" distL="0" distR="0">
            <wp:extent cx="6614160" cy="1066800"/>
            <wp:effectExtent b="0" l="0" r="0" t="0"/>
            <wp:docPr id="1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661416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160" w:line="300" w:lineRule="auto"/>
        <w:jc w:val="both"/>
        <w:rPr>
          <w:color w:val="1f1f1f"/>
        </w:rPr>
      </w:pPr>
      <w:r w:rsidDel="00000000" w:rsidR="00000000" w:rsidRPr="00000000">
        <w:rPr>
          <w:color w:val="1f1f1f"/>
          <w:rtl w:val="0"/>
        </w:rPr>
        <w:t xml:space="preserve">Five things stand out in the baseline and shape everything that follows.</w:t>
      </w:r>
    </w:p>
    <w:p w:rsidR="00000000" w:rsidDel="00000000" w:rsidP="00000000" w:rsidRDefault="00000000" w:rsidRPr="00000000" w14:paraId="00000047">
      <w:pPr>
        <w:spacing w:after="160" w:line="300" w:lineRule="auto"/>
        <w:jc w:val="both"/>
        <w:rPr/>
      </w:pPr>
      <w:r w:rsidDel="00000000" w:rsidR="00000000" w:rsidRPr="00000000">
        <w:rPr>
          <w:rtl w:val="0"/>
        </w:rPr>
        <w:t xml:space="preserve">GHAS already works in one organization. pfizer-eps runs GHAS with code scanning across all 1,359 of its repositories, showing the configuration works at scale (1,300+ repos) in Pfizer's environment. Fourteen of the other 22 organizations have zero GHAS repositories. The question for the rest of the enterprise is no longer whether it works but when to roll it out.</w:t>
      </w:r>
    </w:p>
    <w:p w:rsidR="00000000" w:rsidDel="00000000" w:rsidP="00000000" w:rsidRDefault="00000000" w:rsidRPr="00000000" w14:paraId="00000048">
      <w:pPr>
        <w:spacing w:after="160" w:line="300" w:lineRule="auto"/>
        <w:jc w:val="both"/>
        <w:rPr/>
      </w:pPr>
      <w:r w:rsidDel="00000000" w:rsidR="00000000" w:rsidRPr="00000000">
        <w:rPr>
          <w:rtl w:val="0"/>
        </w:rPr>
        <w:t xml:space="preserve">CodeQL is trailing behind licensing that Pfizer has already paid for. Across the organizations where GHAS is enabled, 987 repositories, or 70 percent, are actively scanning with CodeQL and have already surfaced 10,915 open code scanning findings. The other 30 percent of GHAS licensed repositories are not scanning at all. Turning scanning on for those repositories requires no new tooling licence, though it does consume Actions minutes and, where it extends GHAS to new repositories, adds to committer-based GHAS cost.</w:t>
      </w:r>
    </w:p>
    <w:p w:rsidR="00000000" w:rsidDel="00000000" w:rsidP="00000000" w:rsidRDefault="00000000" w:rsidRPr="00000000" w14:paraId="00000049">
      <w:pPr>
        <w:spacing w:after="160" w:line="300" w:lineRule="auto"/>
        <w:jc w:val="both"/>
        <w:rPr/>
      </w:pPr>
      <w:r w:rsidDel="00000000" w:rsidR="00000000" w:rsidRPr="00000000">
        <w:rPr>
          <w:rtl w:val="0"/>
        </w:rPr>
        <w:t xml:space="preserve">Copilot is currently deployed mainly through pfizer-devex (3,551 of 3,560 seats). This concentration is by design: per GitHub's guidance (meeting of 05/08/2026), Copilot deployment is moving to enterprise-level management as the default path. The relevant measure is enterprise-wide utilization, not per-org expansion.</w:t>
      </w:r>
    </w:p>
    <w:p w:rsidR="00000000" w:rsidDel="00000000" w:rsidP="00000000" w:rsidRDefault="00000000" w:rsidRPr="00000000" w14:paraId="0000004A">
      <w:pPr>
        <w:spacing w:after="160" w:line="300" w:lineRule="auto"/>
        <w:jc w:val="both"/>
        <w:rPr>
          <w:color w:val="1f1f1f"/>
        </w:rPr>
      </w:pPr>
      <w:r w:rsidDel="00000000" w:rsidR="00000000" w:rsidRPr="00000000">
        <w:rPr>
          <w:rtl w:val="0"/>
        </w:rPr>
        <w:t xml:space="preserve">Of those seats, 37% were inactive last cycle. Since each seat includes a token allowance before usage-based charges apply, inactive seats mean unused licence value while overall token consumption is already over budget.</w:t>
      </w:r>
      <w:r w:rsidDel="00000000" w:rsidR="00000000" w:rsidRPr="00000000">
        <w:rPr>
          <w:rtl w:val="0"/>
        </w:rPr>
      </w:r>
    </w:p>
    <w:p w:rsidR="00000000" w:rsidDel="00000000" w:rsidP="00000000" w:rsidRDefault="00000000" w:rsidRPr="00000000" w14:paraId="0000004B">
      <w:pPr>
        <w:spacing w:after="160" w:line="300" w:lineRule="auto"/>
        <w:jc w:val="both"/>
        <w:rPr>
          <w:color w:val="1f1f1f"/>
        </w:rPr>
      </w:pPr>
      <w:r w:rsidDel="00000000" w:rsidR="00000000" w:rsidRPr="00000000">
        <w:rPr>
          <w:rtl w:val="0"/>
        </w:rPr>
      </w:r>
    </w:p>
    <w:p w:rsidR="00000000" w:rsidDel="00000000" w:rsidP="00000000" w:rsidRDefault="00000000" w:rsidRPr="00000000" w14:paraId="0000004C">
      <w:pPr>
        <w:spacing w:after="160" w:line="300" w:lineRule="auto"/>
        <w:jc w:val="both"/>
        <w:rPr>
          <w:color w:val="1f1f1f"/>
        </w:rPr>
      </w:pPr>
      <w:r w:rsidDel="00000000" w:rsidR="00000000" w:rsidRPr="00000000">
        <w:rPr>
          <w:rtl w:val="0"/>
        </w:rPr>
        <w:t xml:space="preserve">Platform consumption is dominated by Copilot. Copilot spend was approximately $250,000 in July 2026 and is projected to reach roughly $400,000 by September/October 2026, partly because a discount is ending. </w:t>
      </w:r>
      <w:r w:rsidDel="00000000" w:rsidR="00000000" w:rsidRPr="00000000">
        <w:rPr>
          <w:rtl w:val="0"/>
        </w:rPr>
      </w:r>
    </w:p>
    <w:p w:rsidR="00000000" w:rsidDel="00000000" w:rsidP="00000000" w:rsidRDefault="00000000" w:rsidRPr="00000000" w14:paraId="0000004D">
      <w:pPr>
        <w:spacing w:after="160" w:line="300" w:lineRule="auto"/>
        <w:jc w:val="both"/>
        <w:rPr>
          <w:color w:val="1f1f1f"/>
        </w:rPr>
      </w:pPr>
      <w:r w:rsidDel="00000000" w:rsidR="00000000" w:rsidRPr="00000000">
        <w:rPr>
          <w:color w:val="1f1f1f"/>
          <w:rtl w:val="0"/>
        </w:rPr>
        <w:t xml:space="preserve">There is a large amount of unmanaged risk and repository hygiene debt sitting underneath all of this. Open Dependabot alerts across the enterprise total 423,294, and that figure is a floor, not a ceiling, because two organizations hit the API's 100,000 alert counting cap and their true totals are higher. Separately, 39 percent of all repositories in the enterprise, 11,022 of them, are archived. Until that archived population is reconciled, it inflates both the risk picture and any licensing calculation based on repository count.</w:t>
      </w:r>
    </w:p>
    <w:p w:rsidR="00000000" w:rsidDel="00000000" w:rsidP="00000000" w:rsidRDefault="00000000" w:rsidRPr="00000000" w14:paraId="0000004E">
      <w:pPr>
        <w:widowControl w:val="0"/>
        <w:rPr>
          <w:sz w:val="32"/>
          <w:szCs w:val="32"/>
        </w:rPr>
      </w:pPr>
      <w:r w:rsidDel="00000000" w:rsidR="00000000" w:rsidRPr="00000000">
        <w:rPr>
          <w:b w:val="0"/>
          <w:bCs w:val="0"/>
          <w:sz w:val="22"/>
          <w:szCs w:val="22"/>
          <w:rtl w:val="0"/>
        </w:rPr>
        <w:t xml:space="preserve">These findings connect: enabling GHAS produces CodeQL results (security), Copilot adoption affects developer output (productivity), and both drive platform consumption (cost). The roadmap tracks all three on one baseline.</w:t>
      </w:r>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1"/>
        <w:widowControl w:val="0"/>
        <w:spacing w:after="200" w:lineRule="auto"/>
        <w:rPr/>
      </w:pPr>
      <w:bookmarkStart w:colFirst="0" w:colLast="0" w:name="_acz9xqdg2rpi" w:id="16"/>
      <w:bookmarkEnd w:id="16"/>
      <w:r w:rsidDel="00000000" w:rsidR="00000000" w:rsidRPr="00000000">
        <w:rPr>
          <w:sz w:val="32"/>
          <w:szCs w:val="32"/>
          <w:rtl w:val="0"/>
        </w:rPr>
        <w:t xml:space="preserve">Current State Baseline</w:t>
      </w:r>
      <w:r w:rsidDel="00000000" w:rsidR="00000000" w:rsidRPr="00000000">
        <w:rPr>
          <w:rtl w:val="0"/>
        </w:rPr>
      </w:r>
    </w:p>
    <w:p w:rsidR="00000000" w:rsidDel="00000000" w:rsidP="00000000" w:rsidRDefault="00000000" w:rsidRPr="00000000" w14:paraId="00000050">
      <w:pPr>
        <w:spacing w:after="160" w:line="300" w:lineRule="auto"/>
        <w:jc w:val="both"/>
        <w:rPr/>
      </w:pPr>
      <w:r w:rsidDel="00000000" w:rsidR="00000000" w:rsidRPr="00000000">
        <w:rPr>
          <w:color w:val="1f1f1f"/>
          <w:rtl w:val="0"/>
        </w:rPr>
        <w:t xml:space="preserve">Every figure in this section is the enterprise-wide total across all 23 organizations unless a specific organization is named, and every figure was pulled directly from the GitHub API, not estimated. The full per-org table is in Appendix A</w:t>
      </w:r>
      <w:r w:rsidDel="00000000" w:rsidR="00000000" w:rsidRPr="00000000">
        <w:rPr>
          <w:rtl w:val="0"/>
        </w:rPr>
      </w:r>
    </w:p>
    <w:p w:rsidR="00000000" w:rsidDel="00000000" w:rsidP="00000000" w:rsidRDefault="00000000" w:rsidRPr="00000000" w14:paraId="00000051">
      <w:pPr>
        <w:pStyle w:val="Heading2"/>
        <w:widowControl w:val="0"/>
        <w:spacing w:after="200" w:lineRule="auto"/>
        <w:ind w:left="0" w:firstLine="0"/>
        <w:rPr/>
      </w:pPr>
      <w:bookmarkStart w:colFirst="0" w:colLast="0" w:name="_p7xr3s2kmjb" w:id="17"/>
      <w:bookmarkEnd w:id="17"/>
      <w:r w:rsidDel="00000000" w:rsidR="00000000" w:rsidRPr="00000000">
        <w:rPr>
          <w:rtl w:val="0"/>
        </w:rPr>
        <w:t xml:space="preserve">Security Posture</w:t>
      </w:r>
    </w:p>
    <w:p w:rsidR="00000000" w:rsidDel="00000000" w:rsidP="00000000" w:rsidRDefault="00000000" w:rsidRPr="00000000" w14:paraId="00000052">
      <w:pPr>
        <w:spacing w:after="160" w:line="300" w:lineRule="auto"/>
        <w:jc w:val="both"/>
        <w:rPr>
          <w:color w:val="1f1f1f"/>
        </w:rPr>
      </w:pPr>
      <w:r w:rsidDel="00000000" w:rsidR="00000000" w:rsidRPr="00000000">
        <w:rPr>
          <w:color w:val="1f1f1f"/>
          <w:rtl w:val="0"/>
        </w:rPr>
        <w:t xml:space="preserve">Secret Scanning and its push protection companion feature are effectively universal across the enterprise. Both are active on all 16,989 active repositories. Dependabot security updates are active on 16,906 repositories, or 99.5% of total repositories. The real gap sits with GHAS itself, the licensed Code Scanning product, which is enabled on 1,411 repositories, 8.3% of the active estate.</w:t>
      </w:r>
    </w:p>
    <w:tbl>
      <w:tblPr>
        <w:tblStyle w:val="Table1"/>
        <w:tblW w:w="100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4200"/>
        <w:gridCol w:w="3200"/>
        <w:gridCol w:w="2600"/>
        <w:tblGridChange w:id="0">
          <w:tblGrid>
            <w:gridCol w:w="4200"/>
            <w:gridCol w:w="3200"/>
            <w:gridCol w:w="2600"/>
          </w:tblGrid>
        </w:tblGridChange>
      </w:tblGrid>
      <w:tr>
        <w:trPr>
          <w:cantSplit w:val="0"/>
          <w:tblHeader w:val="1"/>
        </w:trPr>
        <w:tc>
          <w:tcPr>
            <w:shd w:fill="000000" w:val="clear"/>
            <w:tcMar>
              <w:top w:w="100.0" w:type="dxa"/>
              <w:left w:w="120.0" w:type="dxa"/>
              <w:bottom w:w="100.0" w:type="dxa"/>
              <w:right w:w="120.0" w:type="dxa"/>
            </w:tcMar>
          </w:tcPr>
          <w:p w:rsidR="00000000" w:rsidDel="00000000" w:rsidP="00000000" w:rsidRDefault="00000000" w:rsidRPr="00000000" w14:paraId="00000053">
            <w:pPr>
              <w:spacing w:line="240" w:lineRule="auto"/>
              <w:rPr>
                <w:color w:val="1f1f1f"/>
              </w:rPr>
            </w:pPr>
            <w:r w:rsidDel="00000000" w:rsidR="00000000" w:rsidRPr="00000000">
              <w:rPr>
                <w:b w:val="1"/>
                <w:bCs w:val="1"/>
                <w:color w:val="ffffff"/>
                <w:rtl w:val="0"/>
              </w:rPr>
              <w:t xml:space="preserve">Control</w:t>
            </w:r>
            <w:r w:rsidDel="00000000" w:rsidR="00000000" w:rsidRPr="00000000">
              <w:rPr>
                <w:rtl w:val="0"/>
              </w:rPr>
            </w:r>
          </w:p>
        </w:tc>
        <w:tc>
          <w:tcPr>
            <w:shd w:fill="000000" w:val="clear"/>
            <w:tcMar>
              <w:top w:w="100.0" w:type="dxa"/>
              <w:left w:w="120.0" w:type="dxa"/>
              <w:bottom w:w="100.0" w:type="dxa"/>
              <w:right w:w="120.0" w:type="dxa"/>
            </w:tcMar>
          </w:tcPr>
          <w:p w:rsidR="00000000" w:rsidDel="00000000" w:rsidP="00000000" w:rsidRDefault="00000000" w:rsidRPr="00000000" w14:paraId="00000054">
            <w:pPr>
              <w:spacing w:line="240" w:lineRule="auto"/>
              <w:rPr>
                <w:color w:val="1f1f1f"/>
              </w:rPr>
            </w:pPr>
            <w:r w:rsidDel="00000000" w:rsidR="00000000" w:rsidRPr="00000000">
              <w:rPr>
                <w:b w:val="1"/>
                <w:bCs w:val="1"/>
                <w:color w:val="ffffff"/>
                <w:rtl w:val="0"/>
              </w:rPr>
              <w:t xml:space="preserve">Repositories Enabled</w:t>
            </w:r>
            <w:r w:rsidDel="00000000" w:rsidR="00000000" w:rsidRPr="00000000">
              <w:rPr>
                <w:rtl w:val="0"/>
              </w:rPr>
            </w:r>
          </w:p>
        </w:tc>
        <w:tc>
          <w:tcPr>
            <w:shd w:fill="000000" w:val="clear"/>
            <w:tcMar>
              <w:top w:w="100.0" w:type="dxa"/>
              <w:left w:w="120.0" w:type="dxa"/>
              <w:bottom w:w="100.0" w:type="dxa"/>
              <w:right w:w="120.0" w:type="dxa"/>
            </w:tcMar>
          </w:tcPr>
          <w:p w:rsidR="00000000" w:rsidDel="00000000" w:rsidP="00000000" w:rsidRDefault="00000000" w:rsidRPr="00000000" w14:paraId="00000055">
            <w:pPr>
              <w:spacing w:line="240" w:lineRule="auto"/>
              <w:rPr>
                <w:color w:val="1f1f1f"/>
              </w:rPr>
            </w:pPr>
            <w:r w:rsidDel="00000000" w:rsidR="00000000" w:rsidRPr="00000000">
              <w:rPr>
                <w:b w:val="1"/>
                <w:bCs w:val="1"/>
                <w:color w:val="ffffff"/>
                <w:rtl w:val="0"/>
              </w:rPr>
              <w:t xml:space="preserve">Coverage</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56">
            <w:pPr>
              <w:spacing w:line="240" w:lineRule="auto"/>
              <w:rPr>
                <w:color w:val="1f1f1f"/>
              </w:rPr>
            </w:pPr>
            <w:r w:rsidDel="00000000" w:rsidR="00000000" w:rsidRPr="00000000">
              <w:rPr>
                <w:color w:val="1f1f1f"/>
                <w:sz w:val="20"/>
                <w:szCs w:val="20"/>
                <w:rtl w:val="0"/>
              </w:rPr>
              <w:t xml:space="preserve">Secret scanning</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57">
            <w:pPr>
              <w:spacing w:line="240" w:lineRule="auto"/>
              <w:rPr>
                <w:color w:val="1f1f1f"/>
              </w:rPr>
            </w:pPr>
            <w:r w:rsidDel="00000000" w:rsidR="00000000" w:rsidRPr="00000000">
              <w:rPr>
                <w:color w:val="1f1f1f"/>
                <w:sz w:val="20"/>
                <w:szCs w:val="20"/>
                <w:rtl w:val="0"/>
              </w:rPr>
              <w:t xml:space="preserve">16,989</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58">
            <w:pPr>
              <w:spacing w:line="240" w:lineRule="auto"/>
              <w:rPr>
                <w:color w:val="1f1f1f"/>
              </w:rPr>
            </w:pPr>
            <w:r w:rsidDel="00000000" w:rsidR="00000000" w:rsidRPr="00000000">
              <w:rPr>
                <w:color w:val="1f1f1f"/>
                <w:sz w:val="20"/>
                <w:szCs w:val="20"/>
                <w:rtl w:val="0"/>
              </w:rPr>
              <w:t xml:space="preserve">100% of active repos</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059">
            <w:pPr>
              <w:spacing w:line="240" w:lineRule="auto"/>
              <w:rPr>
                <w:color w:val="1f1f1f"/>
              </w:rPr>
            </w:pPr>
            <w:r w:rsidDel="00000000" w:rsidR="00000000" w:rsidRPr="00000000">
              <w:rPr>
                <w:color w:val="1f1f1f"/>
                <w:sz w:val="20"/>
                <w:szCs w:val="20"/>
                <w:rtl w:val="0"/>
              </w:rPr>
              <w:t xml:space="preserve">Secret scanning push protection</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05A">
            <w:pPr>
              <w:spacing w:line="240" w:lineRule="auto"/>
              <w:rPr>
                <w:color w:val="1f1f1f"/>
              </w:rPr>
            </w:pPr>
            <w:r w:rsidDel="00000000" w:rsidR="00000000" w:rsidRPr="00000000">
              <w:rPr>
                <w:color w:val="1f1f1f"/>
                <w:sz w:val="20"/>
                <w:szCs w:val="20"/>
                <w:rtl w:val="0"/>
              </w:rPr>
              <w:t xml:space="preserve">16,989</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05B">
            <w:pPr>
              <w:spacing w:line="240" w:lineRule="auto"/>
              <w:rPr>
                <w:color w:val="1f1f1f"/>
              </w:rPr>
            </w:pPr>
            <w:r w:rsidDel="00000000" w:rsidR="00000000" w:rsidRPr="00000000">
              <w:rPr>
                <w:color w:val="1f1f1f"/>
                <w:sz w:val="20"/>
                <w:szCs w:val="20"/>
                <w:rtl w:val="0"/>
              </w:rPr>
              <w:t xml:space="preserve">100%</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5C">
            <w:pPr>
              <w:spacing w:line="240" w:lineRule="auto"/>
              <w:rPr>
                <w:color w:val="1f1f1f"/>
              </w:rPr>
            </w:pPr>
            <w:r w:rsidDel="00000000" w:rsidR="00000000" w:rsidRPr="00000000">
              <w:rPr>
                <w:color w:val="1f1f1f"/>
                <w:sz w:val="20"/>
                <w:szCs w:val="20"/>
                <w:rtl w:val="0"/>
              </w:rPr>
              <w:t xml:space="preserve">Dependabot security updates</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5D">
            <w:pPr>
              <w:spacing w:line="240" w:lineRule="auto"/>
              <w:rPr>
                <w:color w:val="1f1f1f"/>
              </w:rPr>
            </w:pPr>
            <w:r w:rsidDel="00000000" w:rsidR="00000000" w:rsidRPr="00000000">
              <w:rPr>
                <w:color w:val="1f1f1f"/>
                <w:sz w:val="20"/>
                <w:szCs w:val="20"/>
                <w:rtl w:val="0"/>
              </w:rPr>
              <w:t xml:space="preserve">16,906</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5E">
            <w:pPr>
              <w:spacing w:line="240" w:lineRule="auto"/>
              <w:rPr>
                <w:color w:val="1f1f1f"/>
              </w:rPr>
            </w:pPr>
            <w:r w:rsidDel="00000000" w:rsidR="00000000" w:rsidRPr="00000000">
              <w:rPr>
                <w:color w:val="1f1f1f"/>
                <w:sz w:val="20"/>
                <w:szCs w:val="20"/>
                <w:rtl w:val="0"/>
              </w:rPr>
              <w:t xml:space="preserve">99.5%</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05F">
            <w:pPr>
              <w:spacing w:line="240" w:lineRule="auto"/>
              <w:rPr>
                <w:color w:val="1f1f1f"/>
              </w:rPr>
            </w:pPr>
            <w:r w:rsidDel="00000000" w:rsidR="00000000" w:rsidRPr="00000000">
              <w:rPr>
                <w:color w:val="1f1f1f"/>
                <w:sz w:val="20"/>
                <w:szCs w:val="20"/>
                <w:rtl w:val="0"/>
              </w:rPr>
              <w:t xml:space="preserve">Code Scanning enabled licensed</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060">
            <w:pPr>
              <w:spacing w:line="240" w:lineRule="auto"/>
              <w:rPr>
                <w:color w:val="1f1f1f"/>
              </w:rPr>
            </w:pPr>
            <w:r w:rsidDel="00000000" w:rsidR="00000000" w:rsidRPr="00000000">
              <w:rPr>
                <w:color w:val="1f1f1f"/>
                <w:sz w:val="20"/>
                <w:szCs w:val="20"/>
                <w:rtl w:val="0"/>
              </w:rPr>
              <w:t xml:space="preserve">1,411</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061">
            <w:pPr>
              <w:spacing w:line="240" w:lineRule="auto"/>
              <w:rPr>
                <w:color w:val="1f1f1f"/>
              </w:rPr>
            </w:pPr>
            <w:r w:rsidDel="00000000" w:rsidR="00000000" w:rsidRPr="00000000">
              <w:rPr>
                <w:color w:val="1f1f1f"/>
                <w:sz w:val="20"/>
                <w:szCs w:val="20"/>
                <w:rtl w:val="0"/>
              </w:rPr>
              <w:t xml:space="preserve">8.3%</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62">
            <w:pPr>
              <w:spacing w:line="240" w:lineRule="auto"/>
              <w:rPr>
                <w:color w:val="1f1f1f"/>
              </w:rPr>
            </w:pPr>
            <w:r w:rsidDel="00000000" w:rsidR="00000000" w:rsidRPr="00000000">
              <w:rPr>
                <w:color w:val="1f1f1f"/>
                <w:sz w:val="20"/>
                <w:szCs w:val="20"/>
                <w:rtl w:val="0"/>
              </w:rPr>
              <w:t xml:space="preserve">  of which private</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63">
            <w:pPr>
              <w:spacing w:line="240" w:lineRule="auto"/>
              <w:rPr>
                <w:color w:val="1f1f1f"/>
              </w:rPr>
            </w:pPr>
            <w:r w:rsidDel="00000000" w:rsidR="00000000" w:rsidRPr="00000000">
              <w:rPr>
                <w:color w:val="1f1f1f"/>
                <w:sz w:val="20"/>
                <w:szCs w:val="20"/>
                <w:rtl w:val="0"/>
              </w:rPr>
              <w:t xml:space="preserve">875</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64">
            <w:pPr>
              <w:spacing w:line="240" w:lineRule="auto"/>
              <w:rPr>
                <w:color w:val="1f1f1f"/>
              </w:rPr>
            </w:pP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065">
            <w:pPr>
              <w:spacing w:line="240" w:lineRule="auto"/>
              <w:rPr>
                <w:color w:val="1f1f1f"/>
              </w:rPr>
            </w:pPr>
            <w:r w:rsidDel="00000000" w:rsidR="00000000" w:rsidRPr="00000000">
              <w:rPr>
                <w:color w:val="1f1f1f"/>
                <w:sz w:val="20"/>
                <w:szCs w:val="20"/>
                <w:rtl w:val="0"/>
              </w:rPr>
              <w:t xml:space="preserve">  of which internal</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066">
            <w:pPr>
              <w:spacing w:line="240" w:lineRule="auto"/>
              <w:rPr>
                <w:color w:val="1f1f1f"/>
              </w:rPr>
            </w:pPr>
            <w:r w:rsidDel="00000000" w:rsidR="00000000" w:rsidRPr="00000000">
              <w:rPr>
                <w:color w:val="1f1f1f"/>
                <w:sz w:val="20"/>
                <w:szCs w:val="20"/>
                <w:rtl w:val="0"/>
              </w:rPr>
              <w:t xml:space="preserve">536</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067">
            <w:pPr>
              <w:spacing w:line="240" w:lineRule="auto"/>
              <w:rPr>
                <w:color w:val="1f1f1f"/>
              </w:rPr>
            </w:pPr>
            <w:r w:rsidDel="00000000" w:rsidR="00000000" w:rsidRPr="00000000">
              <w:rPr>
                <w:rtl w:val="0"/>
              </w:rPr>
            </w:r>
          </w:p>
        </w:tc>
      </w:tr>
    </w:tbl>
    <w:p w:rsidR="00000000" w:rsidDel="00000000" w:rsidP="00000000" w:rsidRDefault="00000000" w:rsidRPr="00000000" w14:paraId="00000068">
      <w:pPr>
        <w:spacing w:line="240" w:lineRule="auto"/>
        <w:rPr>
          <w:color w:val="1f1f1f"/>
        </w:rPr>
      </w:pPr>
      <w:r w:rsidDel="00000000" w:rsidR="00000000" w:rsidRPr="00000000">
        <w:rPr>
          <w:rtl w:val="0"/>
        </w:rPr>
      </w:r>
    </w:p>
    <w:p w:rsidR="00000000" w:rsidDel="00000000" w:rsidP="00000000" w:rsidRDefault="00000000" w:rsidRPr="00000000" w14:paraId="00000069">
      <w:pPr>
        <w:spacing w:after="160" w:line="300" w:lineRule="auto"/>
        <w:jc w:val="both"/>
        <w:rPr>
          <w:color w:val="1f1f1f"/>
        </w:rPr>
      </w:pPr>
      <w:r w:rsidDel="00000000" w:rsidR="00000000" w:rsidRPr="00000000">
        <w:rPr>
          <w:color w:val="1f1f1f"/>
          <w:rtl w:val="0"/>
        </w:rPr>
        <w:t xml:space="preserve">The open alert inventory shows where the untriaged risk actually sits.</w:t>
      </w:r>
    </w:p>
    <w:tbl>
      <w:tblPr>
        <w:tblStyle w:val="Table2"/>
        <w:tblW w:w="100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600"/>
        <w:gridCol w:w="1800"/>
        <w:gridCol w:w="5600"/>
        <w:tblGridChange w:id="0">
          <w:tblGrid>
            <w:gridCol w:w="2600"/>
            <w:gridCol w:w="1800"/>
            <w:gridCol w:w="5600"/>
          </w:tblGrid>
        </w:tblGridChange>
      </w:tblGrid>
      <w:tr>
        <w:trPr>
          <w:cantSplit w:val="0"/>
          <w:tblHeader w:val="1"/>
        </w:trPr>
        <w:tc>
          <w:tcPr>
            <w:shd w:fill="000000" w:val="clear"/>
            <w:tcMar>
              <w:top w:w="100.0" w:type="dxa"/>
              <w:left w:w="120.0" w:type="dxa"/>
              <w:bottom w:w="100.0" w:type="dxa"/>
              <w:right w:w="120.0" w:type="dxa"/>
            </w:tcMar>
          </w:tcPr>
          <w:p w:rsidR="00000000" w:rsidDel="00000000" w:rsidP="00000000" w:rsidRDefault="00000000" w:rsidRPr="00000000" w14:paraId="0000006A">
            <w:pPr>
              <w:spacing w:line="240" w:lineRule="auto"/>
              <w:rPr>
                <w:color w:val="1f1f1f"/>
              </w:rPr>
            </w:pPr>
            <w:r w:rsidDel="00000000" w:rsidR="00000000" w:rsidRPr="00000000">
              <w:rPr>
                <w:b w:val="1"/>
                <w:bCs w:val="1"/>
                <w:color w:val="ffffff"/>
                <w:rtl w:val="0"/>
              </w:rPr>
              <w:t xml:space="preserve">Alert Type</w:t>
            </w:r>
            <w:r w:rsidDel="00000000" w:rsidR="00000000" w:rsidRPr="00000000">
              <w:rPr>
                <w:rtl w:val="0"/>
              </w:rPr>
            </w:r>
          </w:p>
        </w:tc>
        <w:tc>
          <w:tcPr>
            <w:shd w:fill="000000" w:val="clear"/>
            <w:tcMar>
              <w:top w:w="100.0" w:type="dxa"/>
              <w:left w:w="120.0" w:type="dxa"/>
              <w:bottom w:w="100.0" w:type="dxa"/>
              <w:right w:w="120.0" w:type="dxa"/>
            </w:tcMar>
          </w:tcPr>
          <w:p w:rsidR="00000000" w:rsidDel="00000000" w:rsidP="00000000" w:rsidRDefault="00000000" w:rsidRPr="00000000" w14:paraId="0000006B">
            <w:pPr>
              <w:spacing w:line="240" w:lineRule="auto"/>
              <w:rPr>
                <w:color w:val="1f1f1f"/>
              </w:rPr>
            </w:pPr>
            <w:r w:rsidDel="00000000" w:rsidR="00000000" w:rsidRPr="00000000">
              <w:rPr>
                <w:b w:val="1"/>
                <w:bCs w:val="1"/>
                <w:color w:val="ffffff"/>
                <w:rtl w:val="0"/>
              </w:rPr>
              <w:t xml:space="preserve">Open Count</w:t>
            </w:r>
            <w:r w:rsidDel="00000000" w:rsidR="00000000" w:rsidRPr="00000000">
              <w:rPr>
                <w:rtl w:val="0"/>
              </w:rPr>
            </w:r>
          </w:p>
        </w:tc>
        <w:tc>
          <w:tcPr>
            <w:shd w:fill="000000" w:val="clear"/>
            <w:tcMar>
              <w:top w:w="100.0" w:type="dxa"/>
              <w:left w:w="120.0" w:type="dxa"/>
              <w:bottom w:w="100.0" w:type="dxa"/>
              <w:right w:w="120.0" w:type="dxa"/>
            </w:tcMar>
          </w:tcPr>
          <w:p w:rsidR="00000000" w:rsidDel="00000000" w:rsidP="00000000" w:rsidRDefault="00000000" w:rsidRPr="00000000" w14:paraId="0000006C">
            <w:pPr>
              <w:spacing w:line="240" w:lineRule="auto"/>
              <w:rPr>
                <w:color w:val="1f1f1f"/>
              </w:rPr>
            </w:pPr>
            <w:r w:rsidDel="00000000" w:rsidR="00000000" w:rsidRPr="00000000">
              <w:rPr>
                <w:b w:val="1"/>
                <w:bCs w:val="1"/>
                <w:color w:val="ffffff"/>
                <w:rtl w:val="0"/>
              </w:rPr>
              <w:t xml:space="preserve">Note</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6D">
            <w:pPr>
              <w:spacing w:line="240" w:lineRule="auto"/>
              <w:rPr>
                <w:color w:val="1f1f1f"/>
              </w:rPr>
            </w:pPr>
            <w:r w:rsidDel="00000000" w:rsidR="00000000" w:rsidRPr="00000000">
              <w:rPr>
                <w:color w:val="1f1f1f"/>
                <w:sz w:val="20"/>
                <w:szCs w:val="20"/>
                <w:rtl w:val="0"/>
              </w:rPr>
              <w:t xml:space="preserve">Dependabot</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6E">
            <w:pPr>
              <w:spacing w:line="240" w:lineRule="auto"/>
              <w:rPr>
                <w:color w:val="1f1f1f"/>
              </w:rPr>
            </w:pPr>
            <w:r w:rsidDel="00000000" w:rsidR="00000000" w:rsidRPr="00000000">
              <w:rPr>
                <w:color w:val="1f1f1f"/>
                <w:sz w:val="20"/>
                <w:szCs w:val="20"/>
                <w:rtl w:val="0"/>
              </w:rPr>
              <w:t xml:space="preserve">423,294</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6F">
            <w:pPr>
              <w:spacing w:line="240" w:lineRule="auto"/>
              <w:rPr>
                <w:color w:val="1f1f1f"/>
              </w:rPr>
            </w:pPr>
            <w:r w:rsidDel="00000000" w:rsidR="00000000" w:rsidRPr="00000000">
              <w:rPr>
                <w:color w:val="1f1f1f"/>
                <w:sz w:val="20"/>
                <w:szCs w:val="20"/>
                <w:rtl w:val="0"/>
              </w:rPr>
              <w:t xml:space="preserve">Floor. pfizer and pfizer-business-services each hit the 100,000 per organization counting cap, so the true enterprise figure is higher.</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070">
            <w:pPr>
              <w:spacing w:line="240" w:lineRule="auto"/>
              <w:rPr>
                <w:color w:val="1f1f1f"/>
              </w:rPr>
            </w:pPr>
            <w:r w:rsidDel="00000000" w:rsidR="00000000" w:rsidRPr="00000000">
              <w:rPr>
                <w:color w:val="1f1f1f"/>
                <w:sz w:val="20"/>
                <w:szCs w:val="20"/>
                <w:rtl w:val="0"/>
              </w:rPr>
              <w:t xml:space="preserve">Code scanning (CodeQL)</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071">
            <w:pPr>
              <w:spacing w:line="240" w:lineRule="auto"/>
              <w:rPr>
                <w:color w:val="1f1f1f"/>
              </w:rPr>
            </w:pPr>
            <w:r w:rsidDel="00000000" w:rsidR="00000000" w:rsidRPr="00000000">
              <w:rPr>
                <w:color w:val="1f1f1f"/>
                <w:sz w:val="20"/>
                <w:szCs w:val="20"/>
                <w:rtl w:val="0"/>
              </w:rPr>
              <w:t xml:space="preserve">10,915</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072">
            <w:pPr>
              <w:spacing w:line="240" w:lineRule="auto"/>
              <w:rPr>
                <w:color w:val="1f1f1f"/>
              </w:rPr>
            </w:pPr>
            <w:r w:rsidDel="00000000" w:rsidR="00000000" w:rsidRPr="00000000">
              <w:rPr>
                <w:color w:val="1f1f1f"/>
                <w:sz w:val="20"/>
                <w:szCs w:val="20"/>
                <w:rtl w:val="0"/>
              </w:rPr>
              <w:t xml:space="preserve">Real findings awaiting triage across the 987 actively scanning repositories.</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73">
            <w:pPr>
              <w:spacing w:line="240" w:lineRule="auto"/>
              <w:rPr>
                <w:color w:val="1f1f1f"/>
              </w:rPr>
            </w:pPr>
            <w:r w:rsidDel="00000000" w:rsidR="00000000" w:rsidRPr="00000000">
              <w:rPr>
                <w:color w:val="1f1f1f"/>
                <w:sz w:val="20"/>
                <w:szCs w:val="20"/>
                <w:rtl w:val="0"/>
              </w:rPr>
              <w:t xml:space="preserve">Secret scanning</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74">
            <w:pPr>
              <w:spacing w:line="240" w:lineRule="auto"/>
              <w:rPr>
                <w:color w:val="1f1f1f"/>
              </w:rPr>
            </w:pPr>
            <w:r w:rsidDel="00000000" w:rsidR="00000000" w:rsidRPr="00000000">
              <w:rPr>
                <w:color w:val="1f1f1f"/>
                <w:sz w:val="20"/>
                <w:szCs w:val="20"/>
                <w:rtl w:val="0"/>
              </w:rPr>
              <w:t xml:space="preserve">1,809</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75">
            <w:pPr>
              <w:spacing w:line="240" w:lineRule="auto"/>
              <w:rPr>
                <w:color w:val="1f1f1f"/>
              </w:rPr>
            </w:pPr>
            <w:r w:rsidDel="00000000" w:rsidR="00000000" w:rsidRPr="00000000">
              <w:rPr>
                <w:rtl w:val="0"/>
              </w:rPr>
            </w:r>
          </w:p>
        </w:tc>
      </w:tr>
    </w:tbl>
    <w:p w:rsidR="00000000" w:rsidDel="00000000" w:rsidP="00000000" w:rsidRDefault="00000000" w:rsidRPr="00000000" w14:paraId="00000076">
      <w:pPr>
        <w:spacing w:line="240" w:lineRule="auto"/>
        <w:rPr>
          <w:color w:val="1f1f1f"/>
        </w:rPr>
      </w:pPr>
      <w:r w:rsidDel="00000000" w:rsidR="00000000" w:rsidRPr="00000000">
        <w:rPr>
          <w:rtl w:val="0"/>
        </w:rPr>
      </w:r>
    </w:p>
    <w:p w:rsidR="00000000" w:rsidDel="00000000" w:rsidP="00000000" w:rsidRDefault="00000000" w:rsidRPr="00000000" w14:paraId="00000077">
      <w:pPr>
        <w:spacing w:after="80" w:before="160" w:line="240" w:lineRule="auto"/>
        <w:jc w:val="center"/>
        <w:rPr>
          <w:color w:val="1f1f1f"/>
        </w:rPr>
      </w:pPr>
      <w:r w:rsidDel="00000000" w:rsidR="00000000" w:rsidRPr="00000000">
        <w:rPr>
          <w:color w:val="1f1f1f"/>
        </w:rPr>
        <w:drawing>
          <wp:inline distB="0" distT="0" distL="0" distR="0">
            <wp:extent cx="4572000" cy="2857500"/>
            <wp:effectExtent b="0" l="0" r="0" t="0"/>
            <wp:docPr id="14"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45720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after="240" w:line="240" w:lineRule="auto"/>
        <w:jc w:val="center"/>
        <w:rPr>
          <w:color w:val="1f1f1f"/>
        </w:rPr>
      </w:pPr>
      <w:r w:rsidDel="00000000" w:rsidR="00000000" w:rsidRPr="00000000">
        <w:rPr>
          <w:i w:val="1"/>
          <w:iCs w:val="1"/>
          <w:color w:val="7f7f7f"/>
          <w:sz w:val="18"/>
          <w:szCs w:val="18"/>
          <w:rtl w:val="0"/>
        </w:rPr>
        <w:t xml:space="preserve">Open security alerts by type, shown on a log scale because of the spread between categories.</w:t>
      </w:r>
      <w:r w:rsidDel="00000000" w:rsidR="00000000" w:rsidRPr="00000000">
        <w:rPr>
          <w:rtl w:val="0"/>
        </w:rPr>
      </w:r>
    </w:p>
    <w:p w:rsidR="00000000" w:rsidDel="00000000" w:rsidP="00000000" w:rsidRDefault="00000000" w:rsidRPr="00000000" w14:paraId="00000079">
      <w:pPr>
        <w:spacing w:after="160" w:line="300" w:lineRule="auto"/>
        <w:jc w:val="both"/>
        <w:rPr>
          <w:color w:val="1f1f1f"/>
        </w:rPr>
      </w:pPr>
      <w:r w:rsidDel="00000000" w:rsidR="00000000" w:rsidRPr="00000000">
        <w:rPr>
          <w:color w:val="1f1f1f"/>
          <w:rtl w:val="0"/>
        </w:rPr>
        <w:t xml:space="preserve">GHAS adoption is heavily concentrated in a single organization.</w:t>
      </w:r>
      <w:ins w:author="Sean Clayton" w:id="0" w:date="2026-08-07T21:43:20Z">
        <w:r w:rsidDel="00000000" w:rsidR="00000000" w:rsidRPr="00000000">
          <w:rPr>
            <w:color w:val="1f1f1f"/>
            <w:rtl w:val="0"/>
          </w:rPr>
          <w:t xml:space="preserve"> </w:t>
        </w:r>
        <w:commentRangeStart w:id="0"/>
        <w:commentRangeStart w:id="1"/>
        <w:r w:rsidDel="00000000" w:rsidR="00000000" w:rsidRPr="00000000">
          <w:rPr>
            <w:color w:val="1f1f1f"/>
            <w:rtl w:val="0"/>
            <w:rPrChange w:author="Sean Clayton" w:id="1" w:date="2026-08-07T21:43:20Z">
              <w:rPr>
                <w:color w:val="1f1f1f"/>
              </w:rPr>
            </w:rPrChange>
          </w:rPr>
          <w:t xml:space="preserve">Fourteen organizations currently have zero GHAS enabled repositories</w:t>
        </w:r>
        <w:commentRangeEnd w:id="0"/>
        <w:r w:rsidDel="00000000" w:rsidR="00000000" w:rsidRPr="00000000">
          <w:commentReference w:id="0"/>
        </w:r>
        <w:commentRangeEnd w:id="1"/>
        <w:r w:rsidDel="00000000" w:rsidR="00000000" w:rsidRPr="00000000">
          <w:commentReference w:id="1"/>
        </w:r>
        <w:r w:rsidDel="00000000" w:rsidR="00000000" w:rsidRPr="00000000">
          <w:rPr>
            <w:color w:val="1f1f1f"/>
            <w:rtl w:val="0"/>
            <w:rPrChange w:author="Sean Clayton" w:id="1" w:date="2026-08-07T21:43:20Z">
              <w:rPr>
                <w:color w:val="1f1f1f"/>
              </w:rPr>
            </w:rPrChange>
          </w:rPr>
          <w:t xml:space="preserve">: pfizer-business-services, pfizer-clinical-supply, pfizer-compliance, pfizer-devex, pfizer-digital-supply, pfizer-eps-dpp, pfizer-esc, pfizer-finance, pfizer-fit, pfizer-ld, pfizer-marm, pfizer-oneweb, pfizer-pic, and pfizer-utils.</w:t>
        </w:r>
      </w:ins>
      <w:r w:rsidDel="00000000" w:rsidR="00000000" w:rsidRPr="00000000">
        <w:rPr>
          <w:rtl w:val="0"/>
        </w:rPr>
      </w:r>
    </w:p>
    <w:tbl>
      <w:tblPr>
        <w:tblStyle w:val="Table3"/>
        <w:tblW w:w="100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4400"/>
        <w:gridCol w:w="2200"/>
        <w:gridCol w:w="3400"/>
        <w:tblGridChange w:id="0">
          <w:tblGrid>
            <w:gridCol w:w="4400"/>
            <w:gridCol w:w="2200"/>
            <w:gridCol w:w="3400"/>
          </w:tblGrid>
        </w:tblGridChange>
      </w:tblGrid>
      <w:tr>
        <w:trPr>
          <w:cantSplit w:val="0"/>
          <w:tblHeader w:val="1"/>
        </w:trPr>
        <w:tc>
          <w:tcPr>
            <w:shd w:fill="000000" w:val="clear"/>
            <w:tcMar>
              <w:top w:w="100.0" w:type="dxa"/>
              <w:left w:w="120.0" w:type="dxa"/>
              <w:bottom w:w="100.0" w:type="dxa"/>
              <w:right w:w="120.0" w:type="dxa"/>
            </w:tcMar>
          </w:tcPr>
          <w:p w:rsidR="00000000" w:rsidDel="00000000" w:rsidP="00000000" w:rsidRDefault="00000000" w:rsidRPr="00000000" w14:paraId="0000007A">
            <w:pPr>
              <w:spacing w:line="240" w:lineRule="auto"/>
              <w:rPr>
                <w:color w:val="1f1f1f"/>
              </w:rPr>
            </w:pPr>
            <w:r w:rsidDel="00000000" w:rsidR="00000000" w:rsidRPr="00000000">
              <w:rPr>
                <w:b w:val="1"/>
                <w:bCs w:val="1"/>
                <w:color w:val="ffffff"/>
                <w:rtl w:val="0"/>
              </w:rPr>
              <w:t xml:space="preserve">Organization</w:t>
            </w:r>
            <w:r w:rsidDel="00000000" w:rsidR="00000000" w:rsidRPr="00000000">
              <w:rPr>
                <w:rtl w:val="0"/>
              </w:rPr>
            </w:r>
          </w:p>
        </w:tc>
        <w:tc>
          <w:tcPr>
            <w:shd w:fill="000000" w:val="clear"/>
            <w:tcMar>
              <w:top w:w="100.0" w:type="dxa"/>
              <w:left w:w="120.0" w:type="dxa"/>
              <w:bottom w:w="100.0" w:type="dxa"/>
              <w:right w:w="120.0" w:type="dxa"/>
            </w:tcMar>
          </w:tcPr>
          <w:p w:rsidR="00000000" w:rsidDel="00000000" w:rsidP="00000000" w:rsidRDefault="00000000" w:rsidRPr="00000000" w14:paraId="0000007B">
            <w:pPr>
              <w:spacing w:line="240" w:lineRule="auto"/>
              <w:rPr>
                <w:color w:val="1f1f1f"/>
              </w:rPr>
            </w:pPr>
            <w:r w:rsidDel="00000000" w:rsidR="00000000" w:rsidRPr="00000000">
              <w:rPr>
                <w:b w:val="1"/>
                <w:bCs w:val="1"/>
                <w:color w:val="ffffff"/>
                <w:rtl w:val="0"/>
              </w:rPr>
              <w:t xml:space="preserve">Code Scanning enabled</w:t>
            </w:r>
            <w:r w:rsidDel="00000000" w:rsidR="00000000" w:rsidRPr="00000000">
              <w:rPr>
                <w:rtl w:val="0"/>
              </w:rPr>
            </w:r>
          </w:p>
        </w:tc>
        <w:tc>
          <w:tcPr>
            <w:shd w:fill="000000" w:val="clear"/>
            <w:tcMar>
              <w:top w:w="100.0" w:type="dxa"/>
              <w:left w:w="120.0" w:type="dxa"/>
              <w:bottom w:w="100.0" w:type="dxa"/>
              <w:right w:w="120.0" w:type="dxa"/>
            </w:tcMar>
          </w:tcPr>
          <w:p w:rsidR="00000000" w:rsidDel="00000000" w:rsidP="00000000" w:rsidRDefault="00000000" w:rsidRPr="00000000" w14:paraId="0000007C">
            <w:pPr>
              <w:spacing w:line="240" w:lineRule="auto"/>
              <w:rPr>
                <w:color w:val="1f1f1f"/>
              </w:rPr>
            </w:pPr>
            <w:r w:rsidDel="00000000" w:rsidR="00000000" w:rsidRPr="00000000">
              <w:rPr>
                <w:b w:val="1"/>
                <w:bCs w:val="1"/>
                <w:color w:val="ffffff"/>
                <w:rtl w:val="0"/>
              </w:rPr>
              <w:t xml:space="preserve">Share of Enterprise</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7D">
            <w:pPr>
              <w:spacing w:line="240" w:lineRule="auto"/>
              <w:rPr>
                <w:color w:val="1f1f1f"/>
              </w:rPr>
            </w:pPr>
            <w:r w:rsidDel="00000000" w:rsidR="00000000" w:rsidRPr="00000000">
              <w:rPr>
                <w:color w:val="1f1f1f"/>
                <w:sz w:val="20"/>
                <w:szCs w:val="20"/>
                <w:rtl w:val="0"/>
              </w:rPr>
              <w:t xml:space="preserve">pfizer-eps</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7E">
            <w:pPr>
              <w:spacing w:line="240" w:lineRule="auto"/>
              <w:rPr>
                <w:color w:val="1f1f1f"/>
              </w:rPr>
            </w:pPr>
            <w:r w:rsidDel="00000000" w:rsidR="00000000" w:rsidRPr="00000000">
              <w:rPr>
                <w:color w:val="1f1f1f"/>
                <w:sz w:val="20"/>
                <w:szCs w:val="20"/>
                <w:rtl w:val="0"/>
              </w:rPr>
              <w:t xml:space="preserve">1,359</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7F">
            <w:pPr>
              <w:spacing w:line="240" w:lineRule="auto"/>
              <w:rPr>
                <w:color w:val="1f1f1f"/>
              </w:rPr>
            </w:pPr>
            <w:r w:rsidDel="00000000" w:rsidR="00000000" w:rsidRPr="00000000">
              <w:rPr>
                <w:color w:val="1f1f1f"/>
                <w:sz w:val="20"/>
                <w:szCs w:val="20"/>
                <w:rtl w:val="0"/>
              </w:rPr>
              <w:t xml:space="preserve">96.3%</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080">
            <w:pPr>
              <w:spacing w:line="240" w:lineRule="auto"/>
              <w:rPr>
                <w:color w:val="1f1f1f"/>
              </w:rPr>
            </w:pPr>
            <w:r w:rsidDel="00000000" w:rsidR="00000000" w:rsidRPr="00000000">
              <w:rPr>
                <w:color w:val="1f1f1f"/>
                <w:sz w:val="20"/>
                <w:szCs w:val="20"/>
                <w:rtl w:val="0"/>
              </w:rPr>
              <w:t xml:space="preserve">pfizer</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081">
            <w:pPr>
              <w:spacing w:line="240" w:lineRule="auto"/>
              <w:rPr>
                <w:color w:val="1f1f1f"/>
              </w:rPr>
            </w:pPr>
            <w:r w:rsidDel="00000000" w:rsidR="00000000" w:rsidRPr="00000000">
              <w:rPr>
                <w:color w:val="1f1f1f"/>
                <w:sz w:val="20"/>
                <w:szCs w:val="20"/>
                <w:rtl w:val="0"/>
              </w:rPr>
              <w:t xml:space="preserve">18</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082">
            <w:pPr>
              <w:spacing w:line="240" w:lineRule="auto"/>
              <w:rPr>
                <w:color w:val="1f1f1f"/>
              </w:rPr>
            </w:pPr>
            <w:r w:rsidDel="00000000" w:rsidR="00000000" w:rsidRPr="00000000">
              <w:rPr>
                <w:color w:val="1f1f1f"/>
                <w:sz w:val="20"/>
                <w:szCs w:val="20"/>
                <w:rtl w:val="0"/>
              </w:rPr>
              <w:t xml:space="preserve">1.3%</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83">
            <w:pPr>
              <w:spacing w:line="240" w:lineRule="auto"/>
              <w:rPr>
                <w:color w:val="1f1f1f"/>
              </w:rPr>
            </w:pPr>
            <w:r w:rsidDel="00000000" w:rsidR="00000000" w:rsidRPr="00000000">
              <w:rPr>
                <w:color w:val="1f1f1f"/>
                <w:sz w:val="20"/>
                <w:szCs w:val="20"/>
                <w:rtl w:val="0"/>
              </w:rPr>
              <w:t xml:space="preserve">pfizer-rd</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84">
            <w:pPr>
              <w:spacing w:line="240" w:lineRule="auto"/>
              <w:rPr>
                <w:color w:val="1f1f1f"/>
              </w:rPr>
            </w:pPr>
            <w:r w:rsidDel="00000000" w:rsidR="00000000" w:rsidRPr="00000000">
              <w:rPr>
                <w:color w:val="1f1f1f"/>
                <w:sz w:val="20"/>
                <w:szCs w:val="20"/>
                <w:rtl w:val="0"/>
              </w:rPr>
              <w:t xml:space="preserve">16</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85">
            <w:pPr>
              <w:spacing w:line="240" w:lineRule="auto"/>
              <w:rPr>
                <w:color w:val="1f1f1f"/>
              </w:rPr>
            </w:pPr>
            <w:r w:rsidDel="00000000" w:rsidR="00000000" w:rsidRPr="00000000">
              <w:rPr>
                <w:color w:val="1f1f1f"/>
                <w:sz w:val="20"/>
                <w:szCs w:val="20"/>
                <w:rtl w:val="0"/>
              </w:rPr>
              <w:t xml:space="preserve">1.1%</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086">
            <w:pPr>
              <w:spacing w:line="240" w:lineRule="auto"/>
              <w:rPr>
                <w:color w:val="1f1f1f"/>
              </w:rPr>
            </w:pPr>
            <w:r w:rsidDel="00000000" w:rsidR="00000000" w:rsidRPr="00000000">
              <w:rPr>
                <w:color w:val="1f1f1f"/>
                <w:sz w:val="20"/>
                <w:szCs w:val="20"/>
                <w:rtl w:val="0"/>
              </w:rPr>
              <w:t xml:space="preserve">pfizer-analytics</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087">
            <w:pPr>
              <w:spacing w:line="240" w:lineRule="auto"/>
              <w:rPr>
                <w:color w:val="1f1f1f"/>
              </w:rPr>
            </w:pPr>
            <w:r w:rsidDel="00000000" w:rsidR="00000000" w:rsidRPr="00000000">
              <w:rPr>
                <w:color w:val="1f1f1f"/>
                <w:sz w:val="20"/>
                <w:szCs w:val="20"/>
                <w:rtl w:val="0"/>
              </w:rPr>
              <w:t xml:space="preserve">11</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088">
            <w:pPr>
              <w:spacing w:line="240" w:lineRule="auto"/>
              <w:rPr>
                <w:color w:val="1f1f1f"/>
              </w:rPr>
            </w:pPr>
            <w:r w:rsidDel="00000000" w:rsidR="00000000" w:rsidRPr="00000000">
              <w:rPr>
                <w:color w:val="1f1f1f"/>
                <w:sz w:val="20"/>
                <w:szCs w:val="20"/>
                <w:rtl w:val="0"/>
              </w:rPr>
              <w:t xml:space="preserve">0.8%</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89">
            <w:pPr>
              <w:spacing w:line="240" w:lineRule="auto"/>
              <w:rPr>
                <w:color w:val="1f1f1f"/>
              </w:rPr>
            </w:pPr>
            <w:r w:rsidDel="00000000" w:rsidR="00000000" w:rsidRPr="00000000">
              <w:rPr>
                <w:color w:val="1f1f1f"/>
                <w:sz w:val="20"/>
                <w:szCs w:val="20"/>
                <w:rtl w:val="0"/>
              </w:rPr>
              <w:t xml:space="preserve">All other organizations (19 combined)</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8A">
            <w:pPr>
              <w:spacing w:line="240" w:lineRule="auto"/>
              <w:rPr>
                <w:color w:val="1f1f1f"/>
              </w:rPr>
            </w:pPr>
            <w:r w:rsidDel="00000000" w:rsidR="00000000" w:rsidRPr="00000000">
              <w:rPr>
                <w:color w:val="1f1f1f"/>
                <w:sz w:val="20"/>
                <w:szCs w:val="20"/>
                <w:rtl w:val="0"/>
              </w:rPr>
              <w:t xml:space="preserve">7</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8B">
            <w:pPr>
              <w:spacing w:line="240" w:lineRule="auto"/>
              <w:rPr>
                <w:color w:val="1f1f1f"/>
              </w:rPr>
            </w:pPr>
            <w:r w:rsidDel="00000000" w:rsidR="00000000" w:rsidRPr="00000000">
              <w:rPr>
                <w:color w:val="1f1f1f"/>
                <w:sz w:val="20"/>
                <w:szCs w:val="20"/>
                <w:rtl w:val="0"/>
              </w:rPr>
              <w:t xml:space="preserve">0.5%</w:t>
            </w:r>
            <w:r w:rsidDel="00000000" w:rsidR="00000000" w:rsidRPr="00000000">
              <w:rPr>
                <w:rtl w:val="0"/>
              </w:rPr>
            </w:r>
          </w:p>
        </w:tc>
      </w:tr>
    </w:tbl>
    <w:p w:rsidR="00000000" w:rsidDel="00000000" w:rsidP="00000000" w:rsidRDefault="00000000" w:rsidRPr="00000000" w14:paraId="0000008C">
      <w:pPr>
        <w:spacing w:line="240" w:lineRule="auto"/>
        <w:rPr/>
      </w:pPr>
      <w:r w:rsidDel="00000000" w:rsidR="00000000" w:rsidRPr="00000000">
        <w:rPr>
          <w:rtl w:val="0"/>
        </w:rPr>
      </w:r>
    </w:p>
    <w:p w:rsidR="00000000" w:rsidDel="00000000" w:rsidP="00000000" w:rsidRDefault="00000000" w:rsidRPr="00000000" w14:paraId="0000008D">
      <w:pPr>
        <w:spacing w:line="240" w:lineRule="auto"/>
        <w:rPr>
          <w:color w:val="1f1f1f"/>
        </w:rPr>
      </w:pPr>
      <w:r w:rsidDel="00000000" w:rsidR="00000000" w:rsidRPr="00000000">
        <w:rPr>
          <w:rtl w:val="0"/>
        </w:rPr>
      </w:r>
    </w:p>
    <w:p w:rsidR="00000000" w:rsidDel="00000000" w:rsidP="00000000" w:rsidRDefault="00000000" w:rsidRPr="00000000" w14:paraId="0000008E">
      <w:pPr>
        <w:spacing w:after="80" w:before="160" w:line="240" w:lineRule="auto"/>
        <w:jc w:val="center"/>
        <w:rPr>
          <w:color w:val="1f1f1f"/>
        </w:rPr>
      </w:pPr>
      <w:r w:rsidDel="00000000" w:rsidR="00000000" w:rsidRPr="00000000">
        <w:rPr>
          <w:color w:val="1f1f1f"/>
        </w:rPr>
        <w:drawing>
          <wp:inline distB="0" distT="0" distL="0" distR="0">
            <wp:extent cx="5805488" cy="2695405"/>
            <wp:effectExtent b="0" l="0" r="0" t="0"/>
            <wp:docPr id="6"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805488" cy="2695405"/>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after="240" w:line="240" w:lineRule="auto"/>
        <w:jc w:val="center"/>
        <w:rPr>
          <w:color w:val="1f1f1f"/>
        </w:rPr>
      </w:pPr>
      <w:r w:rsidDel="00000000" w:rsidR="00000000" w:rsidRPr="00000000">
        <w:rPr>
          <w:i w:val="1"/>
          <w:iCs w:val="1"/>
          <w:color w:val="7f7f7f"/>
          <w:sz w:val="18"/>
          <w:szCs w:val="18"/>
          <w:rtl w:val="0"/>
        </w:rPr>
        <w:t xml:space="preserve">GHAS enabled repositories per organization, ordered from highest to lowest.</w:t>
      </w:r>
      <w:r w:rsidDel="00000000" w:rsidR="00000000" w:rsidRPr="00000000">
        <w:rPr>
          <w:rtl w:val="0"/>
        </w:rPr>
      </w:r>
    </w:p>
    <w:p w:rsidR="00000000" w:rsidDel="00000000" w:rsidP="00000000" w:rsidRDefault="00000000" w:rsidRPr="00000000" w14:paraId="00000090">
      <w:pPr>
        <w:spacing w:after="160" w:line="300" w:lineRule="auto"/>
        <w:jc w:val="both"/>
        <w:rPr>
          <w:color w:val="1f1f1f"/>
        </w:rPr>
      </w:pPr>
      <w:r w:rsidDel="00000000" w:rsidR="00000000" w:rsidRPr="00000000">
        <w:rPr>
          <w:rtl w:val="0"/>
        </w:rPr>
      </w:r>
    </w:p>
    <w:p w:rsidR="00000000" w:rsidDel="00000000" w:rsidP="00000000" w:rsidRDefault="00000000" w:rsidRPr="00000000" w14:paraId="00000091">
      <w:pPr>
        <w:pStyle w:val="Heading2"/>
        <w:keepNext w:val="0"/>
        <w:keepLines w:val="0"/>
        <w:spacing w:after="160" w:before="320" w:line="240" w:lineRule="auto"/>
        <w:rPr/>
      </w:pPr>
      <w:r w:rsidDel="00000000" w:rsidR="00000000" w:rsidRPr="00000000">
        <w:rPr>
          <w:rtl w:val="0"/>
        </w:rPr>
        <w:t xml:space="preserve">Development Platform</w:t>
      </w:r>
    </w:p>
    <w:p w:rsidR="00000000" w:rsidDel="00000000" w:rsidP="00000000" w:rsidRDefault="00000000" w:rsidRPr="00000000" w14:paraId="00000092">
      <w:pPr>
        <w:spacing w:after="160" w:line="300" w:lineRule="auto"/>
        <w:jc w:val="both"/>
        <w:rPr>
          <w:color w:val="1f1f1f"/>
        </w:rPr>
      </w:pPr>
      <w:r w:rsidDel="00000000" w:rsidR="00000000" w:rsidRPr="00000000">
        <w:rPr>
          <w:color w:val="1f1f1f"/>
          <w:rtl w:val="0"/>
        </w:rPr>
        <w:t xml:space="preserve">The development platform shows that roughly 40% of all repos are archived. Of active repos, only 987 have CodeQL currently actively scanning. However, the implementation of SonarQube accounts for the remaining Code Scanning coverage.</w:t>
      </w:r>
    </w:p>
    <w:tbl>
      <w:tblPr>
        <w:tblStyle w:val="Table4"/>
        <w:tblW w:w="100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4400"/>
        <w:gridCol w:w="5600"/>
        <w:tblGridChange w:id="0">
          <w:tblGrid>
            <w:gridCol w:w="4400"/>
            <w:gridCol w:w="5600"/>
          </w:tblGrid>
        </w:tblGridChange>
      </w:tblGrid>
      <w:tr>
        <w:trPr>
          <w:cantSplit w:val="0"/>
          <w:tblHeader w:val="1"/>
        </w:trPr>
        <w:tc>
          <w:tcPr>
            <w:shd w:fill="000000" w:val="clear"/>
            <w:tcMar>
              <w:top w:w="100.0" w:type="dxa"/>
              <w:left w:w="120.0" w:type="dxa"/>
              <w:bottom w:w="100.0" w:type="dxa"/>
              <w:right w:w="120.0" w:type="dxa"/>
            </w:tcMar>
          </w:tcPr>
          <w:p w:rsidR="00000000" w:rsidDel="00000000" w:rsidP="00000000" w:rsidRDefault="00000000" w:rsidRPr="00000000" w14:paraId="00000093">
            <w:pPr>
              <w:spacing w:line="240" w:lineRule="auto"/>
              <w:rPr>
                <w:color w:val="1f1f1f"/>
              </w:rPr>
            </w:pPr>
            <w:r w:rsidDel="00000000" w:rsidR="00000000" w:rsidRPr="00000000">
              <w:rPr>
                <w:b w:val="1"/>
                <w:bCs w:val="1"/>
                <w:color w:val="ffffff"/>
                <w:rtl w:val="0"/>
              </w:rPr>
              <w:t xml:space="preserve">Metric</w:t>
            </w:r>
            <w:r w:rsidDel="00000000" w:rsidR="00000000" w:rsidRPr="00000000">
              <w:rPr>
                <w:rtl w:val="0"/>
              </w:rPr>
            </w:r>
          </w:p>
        </w:tc>
        <w:tc>
          <w:tcPr>
            <w:shd w:fill="000000" w:val="clear"/>
            <w:tcMar>
              <w:top w:w="100.0" w:type="dxa"/>
              <w:left w:w="120.0" w:type="dxa"/>
              <w:bottom w:w="100.0" w:type="dxa"/>
              <w:right w:w="120.0" w:type="dxa"/>
            </w:tcMar>
          </w:tcPr>
          <w:p w:rsidR="00000000" w:rsidDel="00000000" w:rsidP="00000000" w:rsidRDefault="00000000" w:rsidRPr="00000000" w14:paraId="00000094">
            <w:pPr>
              <w:spacing w:line="240" w:lineRule="auto"/>
              <w:rPr>
                <w:color w:val="1f1f1f"/>
              </w:rPr>
            </w:pPr>
            <w:r w:rsidDel="00000000" w:rsidR="00000000" w:rsidRPr="00000000">
              <w:rPr>
                <w:b w:val="1"/>
                <w:bCs w:val="1"/>
                <w:color w:val="ffffff"/>
                <w:rtl w:val="0"/>
              </w:rPr>
              <w:t xml:space="preserve">Value</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95">
            <w:pPr>
              <w:spacing w:line="240" w:lineRule="auto"/>
              <w:rPr>
                <w:color w:val="1f1f1f"/>
              </w:rPr>
            </w:pPr>
            <w:r w:rsidDel="00000000" w:rsidR="00000000" w:rsidRPr="00000000">
              <w:rPr>
                <w:color w:val="1f1f1f"/>
                <w:sz w:val="20"/>
                <w:szCs w:val="20"/>
                <w:rtl w:val="0"/>
              </w:rPr>
              <w:t xml:space="preserve">Active repositories</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96">
            <w:pPr>
              <w:spacing w:line="240" w:lineRule="auto"/>
              <w:rPr>
                <w:color w:val="1f1f1f"/>
              </w:rPr>
            </w:pPr>
            <w:r w:rsidDel="00000000" w:rsidR="00000000" w:rsidRPr="00000000">
              <w:rPr>
                <w:color w:val="1f1f1f"/>
                <w:sz w:val="20"/>
                <w:szCs w:val="20"/>
                <w:rtl w:val="0"/>
              </w:rPr>
              <w:t xml:space="preserve">16,989</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097">
            <w:pPr>
              <w:spacing w:line="240" w:lineRule="auto"/>
              <w:rPr>
                <w:color w:val="1f1f1f"/>
              </w:rPr>
            </w:pPr>
            <w:r w:rsidDel="00000000" w:rsidR="00000000" w:rsidRPr="00000000">
              <w:rPr>
                <w:color w:val="1f1f1f"/>
                <w:sz w:val="20"/>
                <w:szCs w:val="20"/>
                <w:rtl w:val="0"/>
              </w:rPr>
              <w:t xml:space="preserve">Archived repositories</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098">
            <w:pPr>
              <w:spacing w:line="240" w:lineRule="auto"/>
              <w:rPr>
                <w:color w:val="1f1f1f"/>
              </w:rPr>
            </w:pPr>
            <w:r w:rsidDel="00000000" w:rsidR="00000000" w:rsidRPr="00000000">
              <w:rPr>
                <w:color w:val="1f1f1f"/>
                <w:sz w:val="20"/>
                <w:szCs w:val="20"/>
                <w:rtl w:val="0"/>
              </w:rPr>
              <w:t xml:space="preserve">11,022 (39.3% of all repositories)</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99">
            <w:pPr>
              <w:spacing w:line="240" w:lineRule="auto"/>
              <w:rPr>
                <w:color w:val="1f1f1f"/>
              </w:rPr>
            </w:pPr>
            <w:r w:rsidDel="00000000" w:rsidR="00000000" w:rsidRPr="00000000">
              <w:rPr>
                <w:color w:val="1f1f1f"/>
                <w:sz w:val="20"/>
                <w:szCs w:val="20"/>
                <w:rtl w:val="0"/>
              </w:rPr>
              <w:t xml:space="preserve">Private / Internal / Public split</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9A">
            <w:pPr>
              <w:spacing w:line="240" w:lineRule="auto"/>
              <w:rPr>
                <w:color w:val="1f1f1f"/>
              </w:rPr>
            </w:pPr>
            <w:r w:rsidDel="00000000" w:rsidR="00000000" w:rsidRPr="00000000">
              <w:rPr>
                <w:color w:val="1f1f1f"/>
                <w:sz w:val="20"/>
                <w:szCs w:val="20"/>
                <w:rtl w:val="0"/>
              </w:rPr>
              <w:t xml:space="preserve">14,723 / 2,266 / 0</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09B">
            <w:pPr>
              <w:spacing w:line="240" w:lineRule="auto"/>
              <w:rPr>
                <w:color w:val="1f1f1f"/>
              </w:rPr>
            </w:pPr>
            <w:r w:rsidDel="00000000" w:rsidR="00000000" w:rsidRPr="00000000">
              <w:rPr>
                <w:color w:val="1f1f1f"/>
                <w:sz w:val="20"/>
                <w:szCs w:val="20"/>
                <w:rtl w:val="0"/>
              </w:rPr>
              <w:t xml:space="preserve">CodeQL actively scanning</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09C">
            <w:pPr>
              <w:spacing w:line="240" w:lineRule="auto"/>
              <w:rPr>
                <w:color w:val="1f1f1f"/>
              </w:rPr>
            </w:pPr>
            <w:r w:rsidDel="00000000" w:rsidR="00000000" w:rsidRPr="00000000">
              <w:rPr>
                <w:color w:val="1f1f1f"/>
                <w:sz w:val="20"/>
                <w:szCs w:val="20"/>
                <w:rtl w:val="0"/>
              </w:rPr>
              <w:t xml:space="preserve">987 (5.8% of active repos, 70% of repos with Code Scanning enabled)</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9D">
            <w:pPr>
              <w:spacing w:line="240" w:lineRule="auto"/>
              <w:rPr>
                <w:color w:val="1f1f1f"/>
              </w:rPr>
            </w:pPr>
            <w:r w:rsidDel="00000000" w:rsidR="00000000" w:rsidRPr="00000000">
              <w:rPr>
                <w:color w:val="1f1f1f"/>
                <w:sz w:val="20"/>
                <w:szCs w:val="20"/>
                <w:rtl w:val="0"/>
              </w:rPr>
              <w:t xml:space="preserve">Actions minutes used this period</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9E">
            <w:pPr>
              <w:spacing w:line="240" w:lineRule="auto"/>
              <w:rPr>
                <w:color w:val="1f1f1f"/>
              </w:rPr>
            </w:pPr>
            <w:r w:rsidDel="00000000" w:rsidR="00000000" w:rsidRPr="00000000">
              <w:rPr>
                <w:color w:val="1f1f1f"/>
                <w:sz w:val="20"/>
                <w:szCs w:val="20"/>
                <w:rtl w:val="0"/>
              </w:rPr>
              <w:t xml:space="preserve">99,883 (64,987 paid)</w:t>
            </w:r>
            <w:r w:rsidDel="00000000" w:rsidR="00000000" w:rsidRPr="00000000">
              <w:rPr>
                <w:rtl w:val="0"/>
              </w:rPr>
            </w:r>
          </w:p>
        </w:tc>
      </w:tr>
    </w:tbl>
    <w:p w:rsidR="00000000" w:rsidDel="00000000" w:rsidP="00000000" w:rsidRDefault="00000000" w:rsidRPr="00000000" w14:paraId="0000009F">
      <w:pPr>
        <w:spacing w:line="240" w:lineRule="auto"/>
        <w:rPr>
          <w:color w:val="1f1f1f"/>
        </w:rPr>
      </w:pPr>
      <w:r w:rsidDel="00000000" w:rsidR="00000000" w:rsidRPr="00000000">
        <w:rPr>
          <w:rtl w:val="0"/>
        </w:rPr>
      </w:r>
    </w:p>
    <w:p w:rsidR="00000000" w:rsidDel="00000000" w:rsidP="00000000" w:rsidRDefault="00000000" w:rsidRPr="00000000" w14:paraId="000000A0">
      <w:pPr>
        <w:spacing w:line="240" w:lineRule="auto"/>
        <w:rPr>
          <w:color w:val="1f1f1f"/>
        </w:rPr>
      </w:pPr>
      <w:r w:rsidDel="00000000" w:rsidR="00000000" w:rsidRPr="00000000">
        <w:rPr>
          <w:rtl w:val="0"/>
        </w:rPr>
      </w:r>
    </w:p>
    <w:p w:rsidR="00000000" w:rsidDel="00000000" w:rsidP="00000000" w:rsidRDefault="00000000" w:rsidRPr="00000000" w14:paraId="000000A1">
      <w:pPr>
        <w:spacing w:after="240" w:before="160" w:line="240" w:lineRule="auto"/>
        <w:jc w:val="center"/>
        <w:rPr>
          <w:color w:val="1f1f1f"/>
        </w:rPr>
      </w:pPr>
      <w:r w:rsidDel="00000000" w:rsidR="00000000" w:rsidRPr="00000000">
        <w:rPr>
          <w:color w:val="1f1f1f"/>
        </w:rPr>
        <w:drawing>
          <wp:inline distB="0" distT="0" distL="0" distR="0">
            <wp:extent cx="6005513" cy="3002756"/>
            <wp:effectExtent b="0" l="0" r="0" t="0"/>
            <wp:docPr id="10"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6005513" cy="3002756"/>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pacing w:after="160" w:line="300" w:lineRule="auto"/>
        <w:jc w:val="both"/>
        <w:rPr/>
      </w:pPr>
      <w:r w:rsidDel="00000000" w:rsidR="00000000" w:rsidRPr="00000000">
        <w:rPr>
          <w:rtl w:val="0"/>
        </w:rPr>
        <w:t xml:space="preserve">The 70 percent figure is the one worth sitting with. Roughly 30 percent of repositories that Pfizer is already paying GHAS licensing for are not scanning with CodeQL at all. That gap requires no new tooling licence, though it does consume Actions minutes, and as with any GHAS expansion where it activates code scanning on repositories not previously scanned, it can add to committer-based GHAS cost. It is treated as the first move in the phased roadmap because the licence is already in place, not because it is free.</w:t>
      </w:r>
    </w:p>
    <w:p w:rsidR="00000000" w:rsidDel="00000000" w:rsidP="00000000" w:rsidRDefault="00000000" w:rsidRPr="00000000" w14:paraId="000000A3">
      <w:pPr>
        <w:spacing w:after="160" w:line="300" w:lineRule="auto"/>
        <w:jc w:val="both"/>
        <w:rPr/>
      </w:pPr>
      <w:r w:rsidDel="00000000" w:rsidR="00000000" w:rsidRPr="00000000">
        <w:rPr>
          <w:rtl w:val="0"/>
        </w:rPr>
        <w:t xml:space="preserve">Pfizer currently runs SonarQube. A July proof-of-concept on 3 repositories where both tools were active found CodeQL surfaced 90 open findings, all security-relevant (100%), versus SonarQube's 4,646 open findings of which 181 (3.9%) were security-related. CodeQL needs no dedicated infrastructure and maps every finding to CWE. (PoC caveats: 3-repo sample, directional; SonarQube also covers code-quality, which CodeQL does not.</w:t>
      </w:r>
    </w:p>
    <w:p w:rsidR="00000000" w:rsidDel="00000000" w:rsidP="00000000" w:rsidRDefault="00000000" w:rsidRPr="00000000" w14:paraId="000000A4">
      <w:pPr>
        <w:spacing w:after="80" w:before="160" w:line="240" w:lineRule="auto"/>
        <w:jc w:val="center"/>
        <w:rPr>
          <w:color w:val="1f1f1f"/>
        </w:rPr>
      </w:pPr>
      <w:r w:rsidDel="00000000" w:rsidR="00000000" w:rsidRPr="00000000">
        <w:rPr>
          <w:color w:val="1f1f1f"/>
        </w:rPr>
        <w:drawing>
          <wp:inline distB="0" distT="0" distL="0" distR="0">
            <wp:extent cx="4252913" cy="3357563"/>
            <wp:effectExtent b="0" l="0" r="0" t="0"/>
            <wp:docPr id="4"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4252913" cy="3357563"/>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pacing w:after="240" w:line="240" w:lineRule="auto"/>
        <w:jc w:val="center"/>
        <w:rPr>
          <w:color w:val="1f1f1f"/>
        </w:rPr>
      </w:pPr>
      <w:r w:rsidDel="00000000" w:rsidR="00000000" w:rsidRPr="00000000">
        <w:rPr>
          <w:i w:val="1"/>
          <w:iCs w:val="1"/>
          <w:color w:val="7f7f7f"/>
          <w:sz w:val="18"/>
          <w:szCs w:val="18"/>
          <w:rtl w:val="0"/>
        </w:rPr>
        <w:t xml:space="preserve">39.3% of the repository estate is archived. Until this is reconciled it inflates both the risk baseline and any licensing calculation based on repository count.</w:t>
      </w:r>
      <w:r w:rsidDel="00000000" w:rsidR="00000000" w:rsidRPr="00000000">
        <w:rPr>
          <w:rtl w:val="0"/>
        </w:rPr>
      </w:r>
    </w:p>
    <w:p w:rsidR="00000000" w:rsidDel="00000000" w:rsidP="00000000" w:rsidRDefault="00000000" w:rsidRPr="00000000" w14:paraId="000000A6">
      <w:pPr>
        <w:pStyle w:val="Heading2"/>
        <w:keepNext w:val="0"/>
        <w:keepLines w:val="0"/>
        <w:spacing w:after="160" w:before="320" w:line="240" w:lineRule="auto"/>
        <w:rPr/>
      </w:pPr>
      <w:r w:rsidDel="00000000" w:rsidR="00000000" w:rsidRPr="00000000">
        <w:rPr>
          <w:rtl w:val="0"/>
        </w:rPr>
        <w:t xml:space="preserve">Productive Tooling</w:t>
      </w:r>
    </w:p>
    <w:p w:rsidR="00000000" w:rsidDel="00000000" w:rsidP="00000000" w:rsidRDefault="00000000" w:rsidRPr="00000000" w14:paraId="000000A7">
      <w:pPr>
        <w:spacing w:after="160" w:line="300" w:lineRule="auto"/>
        <w:jc w:val="both"/>
        <w:rPr>
          <w:color w:val="1f1f1f"/>
        </w:rPr>
      </w:pPr>
      <w:r w:rsidDel="00000000" w:rsidR="00000000" w:rsidRPr="00000000">
        <w:rPr>
          <w:color w:val="1f1f1f"/>
          <w:rtl w:val="0"/>
        </w:rPr>
        <w:t xml:space="preserve">Copilot is a genuinely funded, actively used productivity capability at Pfizer today. It is also heavily concentrated and, right now, underused relative to what has already been paid for.</w:t>
      </w:r>
    </w:p>
    <w:tbl>
      <w:tblPr>
        <w:tblStyle w:val="Table5"/>
        <w:tblW w:w="100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5200"/>
        <w:gridCol w:w="4800"/>
        <w:tblGridChange w:id="0">
          <w:tblGrid>
            <w:gridCol w:w="5200"/>
            <w:gridCol w:w="4800"/>
          </w:tblGrid>
        </w:tblGridChange>
      </w:tblGrid>
      <w:tr>
        <w:trPr>
          <w:cantSplit w:val="0"/>
          <w:tblHeader w:val="1"/>
        </w:trPr>
        <w:tc>
          <w:tcPr>
            <w:shd w:fill="000000" w:val="clear"/>
            <w:tcMar>
              <w:top w:w="100.0" w:type="dxa"/>
              <w:left w:w="120.0" w:type="dxa"/>
              <w:bottom w:w="100.0" w:type="dxa"/>
              <w:right w:w="120.0" w:type="dxa"/>
            </w:tcMar>
          </w:tcPr>
          <w:p w:rsidR="00000000" w:rsidDel="00000000" w:rsidP="00000000" w:rsidRDefault="00000000" w:rsidRPr="00000000" w14:paraId="000000A8">
            <w:pPr>
              <w:spacing w:line="240" w:lineRule="auto"/>
              <w:rPr>
                <w:color w:val="1f1f1f"/>
              </w:rPr>
            </w:pPr>
            <w:r w:rsidDel="00000000" w:rsidR="00000000" w:rsidRPr="00000000">
              <w:rPr>
                <w:b w:val="1"/>
                <w:bCs w:val="1"/>
                <w:color w:val="ffffff"/>
                <w:rtl w:val="0"/>
              </w:rPr>
              <w:t xml:space="preserve">Metric</w:t>
            </w:r>
            <w:r w:rsidDel="00000000" w:rsidR="00000000" w:rsidRPr="00000000">
              <w:rPr>
                <w:rtl w:val="0"/>
              </w:rPr>
            </w:r>
          </w:p>
        </w:tc>
        <w:tc>
          <w:tcPr>
            <w:shd w:fill="000000" w:val="clear"/>
            <w:tcMar>
              <w:top w:w="100.0" w:type="dxa"/>
              <w:left w:w="120.0" w:type="dxa"/>
              <w:bottom w:w="100.0" w:type="dxa"/>
              <w:right w:w="120.0" w:type="dxa"/>
            </w:tcMar>
          </w:tcPr>
          <w:p w:rsidR="00000000" w:rsidDel="00000000" w:rsidP="00000000" w:rsidRDefault="00000000" w:rsidRPr="00000000" w14:paraId="000000A9">
            <w:pPr>
              <w:spacing w:line="240" w:lineRule="auto"/>
              <w:rPr>
                <w:color w:val="1f1f1f"/>
              </w:rPr>
            </w:pPr>
            <w:r w:rsidDel="00000000" w:rsidR="00000000" w:rsidRPr="00000000">
              <w:rPr>
                <w:b w:val="1"/>
                <w:bCs w:val="1"/>
                <w:color w:val="ffffff"/>
                <w:rtl w:val="0"/>
              </w:rPr>
              <w:t xml:space="preserve">Value</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AA">
            <w:pPr>
              <w:spacing w:line="240" w:lineRule="auto"/>
              <w:rPr/>
            </w:pPr>
            <w:r w:rsidDel="00000000" w:rsidR="00000000" w:rsidRPr="00000000">
              <w:rPr>
                <w:sz w:val="20"/>
                <w:szCs w:val="20"/>
                <w:rtl w:val="0"/>
              </w:rPr>
              <w:t xml:space="preserve">Total seats</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AB">
            <w:pPr>
              <w:spacing w:line="240" w:lineRule="auto"/>
              <w:rPr/>
            </w:pPr>
            <w:r w:rsidDel="00000000" w:rsidR="00000000" w:rsidRPr="00000000">
              <w:rPr>
                <w:sz w:val="20"/>
                <w:szCs w:val="20"/>
                <w:rtl w:val="0"/>
              </w:rPr>
              <w:t xml:space="preserve">3,560</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0AC">
            <w:pPr>
              <w:spacing w:line="240" w:lineRule="auto"/>
              <w:rPr/>
            </w:pPr>
            <w:r w:rsidDel="00000000" w:rsidR="00000000" w:rsidRPr="00000000">
              <w:rPr>
                <w:sz w:val="20"/>
                <w:szCs w:val="20"/>
                <w:rtl w:val="0"/>
              </w:rPr>
              <w:t xml:space="preserve">Active this billing cycle</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0AD">
            <w:pPr>
              <w:spacing w:line="240" w:lineRule="auto"/>
              <w:rPr/>
            </w:pPr>
            <w:r w:rsidDel="00000000" w:rsidR="00000000" w:rsidRPr="00000000">
              <w:rPr>
                <w:sz w:val="20"/>
                <w:szCs w:val="20"/>
                <w:rtl w:val="0"/>
              </w:rPr>
              <w:t xml:space="preserve">2,247 (63.1%)</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AE">
            <w:pPr>
              <w:spacing w:line="240" w:lineRule="auto"/>
              <w:rPr/>
            </w:pPr>
            <w:r w:rsidDel="00000000" w:rsidR="00000000" w:rsidRPr="00000000">
              <w:rPr>
                <w:sz w:val="20"/>
                <w:szCs w:val="20"/>
                <w:rtl w:val="0"/>
              </w:rPr>
              <w:t xml:space="preserve">Inactive this billing cycle</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AF">
            <w:pPr>
              <w:spacing w:line="240" w:lineRule="auto"/>
              <w:rPr/>
            </w:pPr>
            <w:r w:rsidDel="00000000" w:rsidR="00000000" w:rsidRPr="00000000">
              <w:rPr>
                <w:sz w:val="20"/>
                <w:szCs w:val="20"/>
                <w:rtl w:val="0"/>
              </w:rPr>
              <w:t xml:space="preserve">1,313 (36.9%)</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0B0">
            <w:pPr>
              <w:spacing w:line="240" w:lineRule="auto"/>
              <w:rPr/>
            </w:pPr>
            <w:r w:rsidDel="00000000" w:rsidR="00000000" w:rsidRPr="00000000">
              <w:rPr>
                <w:sz w:val="20"/>
                <w:szCs w:val="20"/>
                <w:rtl w:val="0"/>
              </w:rPr>
              <w:t xml:space="preserve">Pending</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0B1">
            <w:pPr>
              <w:spacing w:line="240" w:lineRule="auto"/>
              <w:rPr/>
            </w:pPr>
            <w:r w:rsidDel="00000000" w:rsidR="00000000" w:rsidRPr="00000000">
              <w:rPr>
                <w:sz w:val="20"/>
                <w:szCs w:val="20"/>
                <w:rtl w:val="0"/>
              </w:rPr>
              <w:t xml:space="preserve">35</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B2">
            <w:pPr>
              <w:spacing w:line="240" w:lineRule="auto"/>
              <w:rPr/>
            </w:pPr>
            <w:r w:rsidDel="00000000" w:rsidR="00000000" w:rsidRPr="00000000">
              <w:rPr>
                <w:sz w:val="20"/>
                <w:szCs w:val="20"/>
                <w:rtl w:val="0"/>
              </w:rPr>
              <w:t xml:space="preserve">Seats in pfizer-devex</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B3">
            <w:pPr>
              <w:spacing w:line="240" w:lineRule="auto"/>
              <w:rPr/>
            </w:pPr>
            <w:r w:rsidDel="00000000" w:rsidR="00000000" w:rsidRPr="00000000">
              <w:rPr>
                <w:sz w:val="20"/>
                <w:szCs w:val="20"/>
                <w:rtl w:val="0"/>
              </w:rPr>
              <w:t xml:space="preserve">3,551 (99.7% of all seats)</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0B4">
            <w:pPr>
              <w:spacing w:line="240" w:lineRule="auto"/>
              <w:rPr/>
            </w:pPr>
            <w:r w:rsidDel="00000000" w:rsidR="00000000" w:rsidRPr="00000000">
              <w:rPr>
                <w:sz w:val="20"/>
                <w:szCs w:val="20"/>
                <w:rtl w:val="0"/>
              </w:rPr>
              <w:t xml:space="preserve">Seats in pfizer-utils</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0B5">
            <w:pPr>
              <w:spacing w:line="240" w:lineRule="auto"/>
              <w:rPr/>
            </w:pPr>
            <w:r w:rsidDel="00000000" w:rsidR="00000000" w:rsidRPr="00000000">
              <w:rPr>
                <w:sz w:val="20"/>
                <w:szCs w:val="20"/>
                <w:rtl w:val="0"/>
              </w:rPr>
              <w:t xml:space="preserve">9</w:t>
            </w:r>
            <w:r w:rsidDel="00000000" w:rsidR="00000000" w:rsidRPr="00000000">
              <w:rPr>
                <w:rtl w:val="0"/>
              </w:rPr>
            </w:r>
          </w:p>
        </w:tc>
      </w:tr>
    </w:tbl>
    <w:p w:rsidR="00000000" w:rsidDel="00000000" w:rsidP="00000000" w:rsidRDefault="00000000" w:rsidRPr="00000000" w14:paraId="000000B6">
      <w:pPr>
        <w:spacing w:line="240" w:lineRule="auto"/>
        <w:rPr>
          <w:color w:val="1f1f1f"/>
        </w:rPr>
      </w:pPr>
      <w:r w:rsidDel="00000000" w:rsidR="00000000" w:rsidRPr="00000000">
        <w:rPr>
          <w:rtl w:val="0"/>
        </w:rPr>
      </w:r>
    </w:p>
    <w:p w:rsidR="00000000" w:rsidDel="00000000" w:rsidP="00000000" w:rsidRDefault="00000000" w:rsidRPr="00000000" w14:paraId="000000B7">
      <w:pPr>
        <w:spacing w:after="240" w:before="160" w:line="240" w:lineRule="auto"/>
        <w:jc w:val="center"/>
        <w:rPr>
          <w:color w:val="1f1f1f"/>
        </w:rPr>
      </w:pPr>
      <w:r w:rsidDel="00000000" w:rsidR="00000000" w:rsidRPr="00000000">
        <w:rPr>
          <w:color w:val="1f1f1f"/>
        </w:rPr>
        <w:drawing>
          <wp:inline distB="0" distT="0" distL="0" distR="0">
            <wp:extent cx="4476750" cy="3619500"/>
            <wp:effectExtent b="0" l="0" r="0" t="0"/>
            <wp:docPr id="9"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447675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spacing w:after="160" w:line="300" w:lineRule="auto"/>
        <w:jc w:val="both"/>
        <w:rPr/>
      </w:pPr>
      <w:r w:rsidDel="00000000" w:rsidR="00000000" w:rsidRPr="00000000">
        <w:rPr>
          <w:rtl w:val="0"/>
        </w:rPr>
        <w:t xml:space="preserve">The 1,313 inactive seats are, on their own, the single largest efficiency opportunity anywhere in this roadmap. Reclaiming and redeploying even a portion of them could fund a second organization's worth of Copilot adoption without a single dollar of new spend.</w:t>
      </w:r>
    </w:p>
    <w:p w:rsidR="00000000" w:rsidDel="00000000" w:rsidP="00000000" w:rsidRDefault="00000000" w:rsidRPr="00000000" w14:paraId="000000B9">
      <w:pPr>
        <w:spacing w:after="80" w:before="160" w:line="240" w:lineRule="auto"/>
        <w:jc w:val="center"/>
        <w:rPr>
          <w:color w:val="1f1f1f"/>
        </w:rPr>
      </w:pPr>
      <w:r w:rsidDel="00000000" w:rsidR="00000000" w:rsidRPr="00000000">
        <w:rPr>
          <w:color w:val="1f1f1f"/>
        </w:rPr>
        <w:drawing>
          <wp:inline distB="0" distT="0" distL="0" distR="0">
            <wp:extent cx="4572000" cy="2857500"/>
            <wp:effectExtent b="0" l="0" r="0" t="0"/>
            <wp:docPr id="3"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45720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spacing w:after="240" w:line="240" w:lineRule="auto"/>
        <w:jc w:val="center"/>
        <w:rPr>
          <w:color w:val="1f1f1f"/>
          <w:sz w:val="24"/>
          <w:szCs w:val="24"/>
        </w:rPr>
      </w:pPr>
      <w:r w:rsidDel="00000000" w:rsidR="00000000" w:rsidRPr="00000000">
        <w:rPr>
          <w:i w:val="1"/>
          <w:iCs w:val="1"/>
          <w:color w:val="7f7f7f"/>
          <w:sz w:val="20"/>
          <w:szCs w:val="20"/>
          <w:rtl w:val="0"/>
        </w:rPr>
        <w:t xml:space="preserve">Copilot seats by organization. 99.7% sit in pfizer-devex, mirroring the same concentration pattern seen in GHAS adoption.</w:t>
      </w:r>
      <w:r w:rsidDel="00000000" w:rsidR="00000000" w:rsidRPr="00000000">
        <w:rPr>
          <w:rtl w:val="0"/>
        </w:rPr>
      </w:r>
    </w:p>
    <w:p w:rsidR="00000000" w:rsidDel="00000000" w:rsidP="00000000" w:rsidRDefault="00000000" w:rsidRPr="00000000" w14:paraId="000000BB">
      <w:pPr>
        <w:pStyle w:val="Heading2"/>
        <w:keepNext w:val="0"/>
        <w:keepLines w:val="0"/>
        <w:spacing w:after="160" w:before="320" w:line="240" w:lineRule="auto"/>
        <w:rPr/>
      </w:pPr>
      <w:r w:rsidDel="00000000" w:rsidR="00000000" w:rsidRPr="00000000">
        <w:rPr>
          <w:rtl w:val="0"/>
        </w:rPr>
        <w:t xml:space="preserve">Platform Consumption</w:t>
      </w:r>
    </w:p>
    <w:p w:rsidR="00000000" w:rsidDel="00000000" w:rsidP="00000000" w:rsidRDefault="00000000" w:rsidRPr="00000000" w14:paraId="000000BC">
      <w:pPr>
        <w:spacing w:after="160" w:line="300" w:lineRule="auto"/>
        <w:jc w:val="both"/>
        <w:rPr/>
      </w:pPr>
      <w:r w:rsidDel="00000000" w:rsidR="00000000" w:rsidRPr="00000000">
        <w:rPr>
          <w:rtl w:val="0"/>
        </w:rPr>
        <w:t xml:space="preserve">Token-based consumption is growing rapidly and is dominated by Copilot; projected Copilot spend for September/October 2026 is approximately $400,000. Consumption governance already exists at Pfizer, and the priority is addressing its current shortcomings, not creating new structures.</w:t>
      </w:r>
    </w:p>
    <w:p w:rsidR="00000000" w:rsidDel="00000000" w:rsidP="00000000" w:rsidRDefault="00000000" w:rsidRPr="00000000" w14:paraId="000000BD">
      <w:pPr>
        <w:spacing w:after="160" w:line="300" w:lineRule="auto"/>
        <w:jc w:val="both"/>
        <w:rPr/>
      </w:pPr>
      <w:r w:rsidDel="00000000" w:rsidR="00000000" w:rsidRPr="00000000">
        <w:rPr>
          <w:rtl w:val="0"/>
        </w:rPr>
        <w:t xml:space="preserve">Copilot's spending was approximately $250,000 in July 2026. A discount is ending, which is a material driver of the projected increase. Actions and storage costs remain modest by comparison but will grow as GHAS and CodeQL coverage expand.</w:t>
      </w:r>
      <w:r w:rsidDel="00000000" w:rsidR="00000000" w:rsidRPr="00000000">
        <w:rPr>
          <w:rtl w:val="0"/>
        </w:rPr>
      </w:r>
    </w:p>
    <w:tbl>
      <w:tblPr>
        <w:tblStyle w:val="Table6"/>
        <w:tblW w:w="100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3200"/>
        <w:gridCol w:w="3400"/>
        <w:gridCol w:w="3400"/>
        <w:tblGridChange w:id="0">
          <w:tblGrid>
            <w:gridCol w:w="3200"/>
            <w:gridCol w:w="3400"/>
            <w:gridCol w:w="3400"/>
          </w:tblGrid>
        </w:tblGridChange>
      </w:tblGrid>
      <w:tr>
        <w:trPr>
          <w:cantSplit w:val="0"/>
          <w:tblHeader w:val="1"/>
        </w:trPr>
        <w:tc>
          <w:tcPr>
            <w:shd w:fill="000000" w:val="clear"/>
            <w:tcMar>
              <w:top w:w="100.0" w:type="dxa"/>
              <w:left w:w="120.0" w:type="dxa"/>
              <w:bottom w:w="100.0" w:type="dxa"/>
              <w:right w:w="120.0" w:type="dxa"/>
            </w:tcMar>
          </w:tcPr>
          <w:p w:rsidR="00000000" w:rsidDel="00000000" w:rsidP="00000000" w:rsidRDefault="00000000" w:rsidRPr="00000000" w14:paraId="000000BE">
            <w:pPr>
              <w:spacing w:line="240" w:lineRule="auto"/>
              <w:rPr>
                <w:color w:val="ff0000"/>
              </w:rPr>
            </w:pPr>
            <w:r w:rsidDel="00000000" w:rsidR="00000000" w:rsidRPr="00000000">
              <w:rPr>
                <w:b w:val="1"/>
                <w:bCs w:val="1"/>
                <w:color w:val="ff0000"/>
                <w:rtl w:val="0"/>
              </w:rPr>
              <w:t xml:space="preserve">Product Family</w:t>
            </w:r>
            <w:r w:rsidDel="00000000" w:rsidR="00000000" w:rsidRPr="00000000">
              <w:rPr>
                <w:rtl w:val="0"/>
              </w:rPr>
            </w:r>
          </w:p>
        </w:tc>
        <w:tc>
          <w:tcPr>
            <w:shd w:fill="000000" w:val="clear"/>
            <w:tcMar>
              <w:top w:w="100.0" w:type="dxa"/>
              <w:left w:w="120.0" w:type="dxa"/>
              <w:bottom w:w="100.0" w:type="dxa"/>
              <w:right w:w="120.0" w:type="dxa"/>
            </w:tcMar>
          </w:tcPr>
          <w:p w:rsidR="00000000" w:rsidDel="00000000" w:rsidP="00000000" w:rsidRDefault="00000000" w:rsidRPr="00000000" w14:paraId="000000BF">
            <w:pPr>
              <w:spacing w:line="240" w:lineRule="auto"/>
              <w:rPr>
                <w:color w:val="ff0000"/>
              </w:rPr>
            </w:pPr>
            <w:r w:rsidDel="00000000" w:rsidR="00000000" w:rsidRPr="00000000">
              <w:rPr>
                <w:b w:val="1"/>
                <w:bCs w:val="1"/>
                <w:color w:val="ff0000"/>
                <w:rtl w:val="0"/>
              </w:rPr>
              <w:t xml:space="preserve">Spend per Period</w:t>
            </w:r>
            <w:r w:rsidDel="00000000" w:rsidR="00000000" w:rsidRPr="00000000">
              <w:rPr>
                <w:rtl w:val="0"/>
              </w:rPr>
            </w:r>
          </w:p>
        </w:tc>
        <w:tc>
          <w:tcPr>
            <w:shd w:fill="000000" w:val="clear"/>
            <w:tcMar>
              <w:top w:w="100.0" w:type="dxa"/>
              <w:left w:w="120.0" w:type="dxa"/>
              <w:bottom w:w="100.0" w:type="dxa"/>
              <w:right w:w="120.0" w:type="dxa"/>
            </w:tcMar>
          </w:tcPr>
          <w:p w:rsidR="00000000" w:rsidDel="00000000" w:rsidP="00000000" w:rsidRDefault="00000000" w:rsidRPr="00000000" w14:paraId="000000C0">
            <w:pPr>
              <w:spacing w:line="240" w:lineRule="auto"/>
              <w:rPr>
                <w:color w:val="ff0000"/>
              </w:rPr>
            </w:pPr>
            <w:r w:rsidDel="00000000" w:rsidR="00000000" w:rsidRPr="00000000">
              <w:rPr>
                <w:b w:val="1"/>
                <w:bCs w:val="1"/>
                <w:color w:val="ff0000"/>
                <w:rtl w:val="0"/>
              </w:rPr>
              <w:t xml:space="preserve">Share</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C1">
            <w:pPr>
              <w:spacing w:line="240" w:lineRule="auto"/>
              <w:rPr>
                <w:color w:val="ff0000"/>
              </w:rPr>
            </w:pPr>
            <w:r w:rsidDel="00000000" w:rsidR="00000000" w:rsidRPr="00000000">
              <w:rPr>
                <w:color w:val="ff0000"/>
                <w:sz w:val="20"/>
                <w:szCs w:val="20"/>
                <w:rtl w:val="0"/>
              </w:rPr>
              <w:t xml:space="preserve">Copilot</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C2">
            <w:pPr>
              <w:spacing w:line="240" w:lineRule="auto"/>
              <w:rPr>
                <w:color w:val="ff0000"/>
              </w:rPr>
            </w:pPr>
            <w:r w:rsidDel="00000000" w:rsidR="00000000" w:rsidRPr="00000000">
              <w:rPr>
                <w:color w:val="ff0000"/>
                <w:sz w:val="20"/>
                <w:szCs w:val="20"/>
                <w:rtl w:val="0"/>
              </w:rPr>
              <w:t xml:space="preserve">$17,781.48</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C3">
            <w:pPr>
              <w:spacing w:line="240" w:lineRule="auto"/>
              <w:rPr>
                <w:color w:val="ff0000"/>
              </w:rPr>
            </w:pPr>
            <w:r w:rsidDel="00000000" w:rsidR="00000000" w:rsidRPr="00000000">
              <w:rPr>
                <w:color w:val="ff0000"/>
                <w:sz w:val="20"/>
                <w:szCs w:val="20"/>
                <w:rtl w:val="0"/>
              </w:rPr>
              <w:t xml:space="preserve">96.3%</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0C4">
            <w:pPr>
              <w:spacing w:line="240" w:lineRule="auto"/>
              <w:rPr>
                <w:color w:val="ff0000"/>
              </w:rPr>
            </w:pPr>
            <w:r w:rsidDel="00000000" w:rsidR="00000000" w:rsidRPr="00000000">
              <w:rPr>
                <w:color w:val="ff0000"/>
                <w:sz w:val="20"/>
                <w:szCs w:val="20"/>
                <w:rtl w:val="0"/>
              </w:rPr>
              <w:t xml:space="preserve">Actions</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0C5">
            <w:pPr>
              <w:spacing w:line="240" w:lineRule="auto"/>
              <w:rPr>
                <w:color w:val="ff0000"/>
              </w:rPr>
            </w:pPr>
            <w:r w:rsidDel="00000000" w:rsidR="00000000" w:rsidRPr="00000000">
              <w:rPr>
                <w:color w:val="ff0000"/>
                <w:sz w:val="20"/>
                <w:szCs w:val="20"/>
                <w:rtl w:val="0"/>
              </w:rPr>
              <w:t xml:space="preserve">$676.88</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0C6">
            <w:pPr>
              <w:spacing w:line="240" w:lineRule="auto"/>
              <w:rPr>
                <w:color w:val="ff0000"/>
              </w:rPr>
            </w:pPr>
            <w:r w:rsidDel="00000000" w:rsidR="00000000" w:rsidRPr="00000000">
              <w:rPr>
                <w:color w:val="ff0000"/>
                <w:sz w:val="20"/>
                <w:szCs w:val="20"/>
                <w:rtl w:val="0"/>
              </w:rPr>
              <w:t xml:space="preserve">3.7%</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C7">
            <w:pPr>
              <w:spacing w:line="240" w:lineRule="auto"/>
              <w:rPr>
                <w:color w:val="ff0000"/>
              </w:rPr>
            </w:pPr>
            <w:r w:rsidDel="00000000" w:rsidR="00000000" w:rsidRPr="00000000">
              <w:rPr>
                <w:color w:val="ff0000"/>
                <w:sz w:val="20"/>
                <w:szCs w:val="20"/>
                <w:rtl w:val="0"/>
              </w:rPr>
              <w:t xml:space="preserve">Packages</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C8">
            <w:pPr>
              <w:spacing w:line="240" w:lineRule="auto"/>
              <w:rPr>
                <w:color w:val="ff0000"/>
              </w:rPr>
            </w:pPr>
            <w:r w:rsidDel="00000000" w:rsidR="00000000" w:rsidRPr="00000000">
              <w:rPr>
                <w:color w:val="ff0000"/>
                <w:sz w:val="20"/>
                <w:szCs w:val="20"/>
                <w:rtl w:val="0"/>
              </w:rPr>
              <w:t xml:space="preserve">$0.00</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C9">
            <w:pPr>
              <w:spacing w:line="240" w:lineRule="auto"/>
              <w:rPr>
                <w:color w:val="ff0000"/>
              </w:rPr>
            </w:pPr>
            <w:r w:rsidDel="00000000" w:rsidR="00000000" w:rsidRPr="00000000">
              <w:rPr>
                <w:color w:val="ff0000"/>
                <w:sz w:val="20"/>
                <w:szCs w:val="20"/>
                <w:rtl w:val="0"/>
              </w:rPr>
              <w:t xml:space="preserve">0% (usage measured in GB-hours)</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0CA">
            <w:pPr>
              <w:spacing w:line="240" w:lineRule="auto"/>
              <w:rPr>
                <w:color w:val="ff0000"/>
              </w:rPr>
            </w:pPr>
            <w:r w:rsidDel="00000000" w:rsidR="00000000" w:rsidRPr="00000000">
              <w:rPr>
                <w:color w:val="ff0000"/>
                <w:sz w:val="20"/>
                <w:szCs w:val="20"/>
                <w:rtl w:val="0"/>
              </w:rPr>
              <w:t xml:space="preserve">Storage</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0CB">
            <w:pPr>
              <w:spacing w:line="240" w:lineRule="auto"/>
              <w:rPr>
                <w:color w:val="ff0000"/>
              </w:rPr>
            </w:pPr>
            <w:r w:rsidDel="00000000" w:rsidR="00000000" w:rsidRPr="00000000">
              <w:rPr>
                <w:color w:val="ff0000"/>
                <w:sz w:val="20"/>
                <w:szCs w:val="20"/>
                <w:rtl w:val="0"/>
              </w:rPr>
              <w:t xml:space="preserve">$0.00</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0CC">
            <w:pPr>
              <w:spacing w:line="240" w:lineRule="auto"/>
              <w:rPr>
                <w:color w:val="ff0000"/>
              </w:rPr>
            </w:pPr>
            <w:r w:rsidDel="00000000" w:rsidR="00000000" w:rsidRPr="00000000">
              <w:rPr>
                <w:color w:val="ff0000"/>
                <w:sz w:val="20"/>
                <w:szCs w:val="20"/>
                <w:rtl w:val="0"/>
              </w:rPr>
              <w:t xml:space="preserve">0% (usage measured in GB-hours)</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CD">
            <w:pPr>
              <w:spacing w:line="240" w:lineRule="auto"/>
              <w:rPr>
                <w:color w:val="ff0000"/>
              </w:rPr>
            </w:pPr>
            <w:r w:rsidDel="00000000" w:rsidR="00000000" w:rsidRPr="00000000">
              <w:rPr>
                <w:color w:val="ff0000"/>
                <w:sz w:val="20"/>
                <w:szCs w:val="20"/>
                <w:rtl w:val="0"/>
              </w:rPr>
              <w:t xml:space="preserve">Total</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CE">
            <w:pPr>
              <w:spacing w:line="240" w:lineRule="auto"/>
              <w:rPr>
                <w:color w:val="ff0000"/>
              </w:rPr>
            </w:pPr>
            <w:r w:rsidDel="00000000" w:rsidR="00000000" w:rsidRPr="00000000">
              <w:rPr>
                <w:color w:val="ff0000"/>
                <w:sz w:val="20"/>
                <w:szCs w:val="20"/>
                <w:rtl w:val="0"/>
              </w:rPr>
              <w:t xml:space="preserve">$18,458.36</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CF">
            <w:pPr>
              <w:spacing w:line="240" w:lineRule="auto"/>
              <w:rPr>
                <w:color w:val="ff0000"/>
              </w:rPr>
            </w:pPr>
            <w:r w:rsidDel="00000000" w:rsidR="00000000" w:rsidRPr="00000000">
              <w:rPr>
                <w:color w:val="ff0000"/>
                <w:sz w:val="20"/>
                <w:szCs w:val="20"/>
                <w:rtl w:val="0"/>
              </w:rPr>
              <w:t xml:space="preserve">100%</w:t>
            </w:r>
            <w:r w:rsidDel="00000000" w:rsidR="00000000" w:rsidRPr="00000000">
              <w:rPr>
                <w:rtl w:val="0"/>
              </w:rPr>
            </w:r>
          </w:p>
        </w:tc>
      </w:tr>
    </w:tbl>
    <w:p w:rsidR="00000000" w:rsidDel="00000000" w:rsidP="00000000" w:rsidRDefault="00000000" w:rsidRPr="00000000" w14:paraId="000000D0">
      <w:pPr>
        <w:spacing w:line="240" w:lineRule="auto"/>
        <w:rPr>
          <w:color w:val="1f1f1f"/>
        </w:rPr>
      </w:pPr>
      <w:r w:rsidDel="00000000" w:rsidR="00000000" w:rsidRPr="00000000">
        <w:rPr>
          <w:rtl w:val="0"/>
        </w:rPr>
      </w:r>
    </w:p>
    <w:p w:rsidR="00000000" w:rsidDel="00000000" w:rsidP="00000000" w:rsidRDefault="00000000" w:rsidRPr="00000000" w14:paraId="000000D1">
      <w:pPr>
        <w:spacing w:after="160" w:line="300" w:lineRule="auto"/>
        <w:jc w:val="both"/>
        <w:rPr/>
      </w:pPr>
      <w:r w:rsidDel="00000000" w:rsidR="00000000" w:rsidRPr="00000000">
        <w:rPr>
          <w:rtl w:val="0"/>
        </w:rPr>
        <w:t xml:space="preserve">Non-billed consumption is tracked separately and totals 2,258 gigabyte hours of package storage and 293,281 gigabyte hours of shared storage, which covers Actions artifacts and Git LFS.</w:t>
      </w:r>
    </w:p>
    <w:p w:rsidR="00000000" w:rsidDel="00000000" w:rsidP="00000000" w:rsidRDefault="00000000" w:rsidRPr="00000000" w14:paraId="000000D2">
      <w:pPr>
        <w:spacing w:after="240" w:before="160" w:line="240" w:lineRule="auto"/>
        <w:jc w:val="center"/>
        <w:rPr>
          <w:color w:val="1f1f1f"/>
        </w:rPr>
      </w:pPr>
      <w:r w:rsidDel="00000000" w:rsidR="00000000" w:rsidRPr="00000000">
        <w:rPr>
          <w:color w:val="1f1f1f"/>
        </w:rPr>
        <w:drawing>
          <wp:inline distB="0" distT="0" distL="0" distR="0">
            <wp:extent cx="3975418" cy="3138488"/>
            <wp:effectExtent b="0" l="0" r="0" t="0"/>
            <wp:docPr id="11"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3975418" cy="3138488"/>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spacing w:after="160" w:line="300" w:lineRule="auto"/>
        <w:jc w:val="both"/>
        <w:rPr/>
      </w:pPr>
      <w:r w:rsidDel="00000000" w:rsidR="00000000" w:rsidRPr="00000000">
        <w:rPr>
          <w:rtl w:val="0"/>
        </w:rPr>
        <w:t xml:space="preserve">Spend by organization follows the same concentration pattern seen throughout this baseline. pfizer-devex accounts for 17,738 dollars, almost entirely Copilot. pfizer accounts for 497 dollars, mostly Actions. Every other organization sits under 80 dollars.</w:t>
      </w:r>
    </w:p>
    <w:p w:rsidR="00000000" w:rsidDel="00000000" w:rsidP="00000000" w:rsidRDefault="00000000" w:rsidRPr="00000000" w14:paraId="000000D4">
      <w:pPr>
        <w:spacing w:after="240" w:before="160" w:line="240" w:lineRule="auto"/>
        <w:jc w:val="center"/>
        <w:rPr>
          <w:color w:val="1f1f1f"/>
        </w:rPr>
      </w:pPr>
      <w:r w:rsidDel="00000000" w:rsidR="00000000" w:rsidRPr="00000000">
        <w:rPr>
          <w:color w:val="1f1f1f"/>
        </w:rPr>
        <w:drawing>
          <wp:inline distB="0" distT="0" distL="0" distR="0">
            <wp:extent cx="5334000" cy="2762250"/>
            <wp:effectExtent b="0" l="0" r="0" t="0"/>
            <wp:docPr id="15"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334000" cy="276225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pStyle w:val="Heading2"/>
        <w:keepNext w:val="0"/>
        <w:keepLines w:val="0"/>
        <w:spacing w:after="160" w:before="320" w:line="240" w:lineRule="auto"/>
        <w:rPr/>
      </w:pPr>
      <w:bookmarkStart w:colFirst="0" w:colLast="0" w:name="_k9jqp1ie5lz9" w:id="18"/>
      <w:bookmarkEnd w:id="18"/>
      <w:r w:rsidDel="00000000" w:rsidR="00000000" w:rsidRPr="00000000">
        <w:br w:type="page"/>
      </w:r>
      <w:r w:rsidDel="00000000" w:rsidR="00000000" w:rsidRPr="00000000">
        <w:rPr>
          <w:rtl w:val="0"/>
        </w:rPr>
      </w:r>
    </w:p>
    <w:p w:rsidR="00000000" w:rsidDel="00000000" w:rsidP="00000000" w:rsidRDefault="00000000" w:rsidRPr="00000000" w14:paraId="000000D6">
      <w:pPr>
        <w:pStyle w:val="Heading2"/>
        <w:keepNext w:val="0"/>
        <w:keepLines w:val="0"/>
        <w:spacing w:after="160" w:before="320" w:line="240" w:lineRule="auto"/>
        <w:rPr/>
      </w:pPr>
      <w:bookmarkStart w:colFirst="0" w:colLast="0" w:name="_ehdgad2qysxa" w:id="19"/>
      <w:bookmarkEnd w:id="19"/>
      <w:r w:rsidDel="00000000" w:rsidR="00000000" w:rsidRPr="00000000">
        <w:rPr>
          <w:rtl w:val="0"/>
        </w:rPr>
        <w:t xml:space="preserve">Cross-Cutting View</w:t>
      </w:r>
    </w:p>
    <w:p w:rsidR="00000000" w:rsidDel="00000000" w:rsidP="00000000" w:rsidRDefault="00000000" w:rsidRPr="00000000" w14:paraId="000000D7">
      <w:pPr>
        <w:spacing w:after="160" w:line="300" w:lineRule="auto"/>
        <w:jc w:val="both"/>
        <w:rPr/>
      </w:pPr>
      <w:r w:rsidDel="00000000" w:rsidR="00000000" w:rsidRPr="00000000">
        <w:rPr>
          <w:rtl w:val="0"/>
        </w:rPr>
        <w:t xml:space="preserve">The single most useful chart in this baseline is the one that puts all four capabilities side by side against all 23 organizations. It makes the expansion targets select themselves.</w:t>
      </w:r>
    </w:p>
    <w:p w:rsidR="00000000" w:rsidDel="00000000" w:rsidP="00000000" w:rsidRDefault="00000000" w:rsidRPr="00000000" w14:paraId="000000D8">
      <w:pPr>
        <w:pStyle w:val="Heading2"/>
        <w:keepNext w:val="0"/>
        <w:keepLines w:val="0"/>
        <w:spacing w:after="160" w:before="320" w:line="240" w:lineRule="auto"/>
        <w:rPr>
          <w:sz w:val="28"/>
          <w:szCs w:val="28"/>
        </w:rPr>
      </w:pPr>
      <w:r w:rsidDel="00000000" w:rsidR="00000000" w:rsidRPr="00000000">
        <w:rPr>
          <w:sz w:val="28"/>
          <w:szCs w:val="28"/>
          <w:rtl w:val="0"/>
        </w:rPr>
        <w:t xml:space="preserve">CI/CD Pipeline Security</w:t>
      </w:r>
    </w:p>
    <w:p w:rsidR="00000000" w:rsidDel="00000000" w:rsidP="00000000" w:rsidRDefault="00000000" w:rsidRPr="00000000" w14:paraId="000000D9">
      <w:pPr>
        <w:spacing w:after="160" w:line="300" w:lineRule="auto"/>
        <w:jc w:val="both"/>
        <w:rPr/>
      </w:pPr>
      <w:r w:rsidDel="00000000" w:rsidR="00000000" w:rsidRPr="00000000">
        <w:rPr>
          <w:rtl w:val="0"/>
        </w:rPr>
        <w:t xml:space="preserve">A scan of every GitHub Actions workflow across all 23 organizations found 51,090 security issues in CI/CD pipelines (43,448 critical, 7,194 high, 448 medium) across 9,113 repositories. The most common issues are missing workflow permissions (17,445), unvetted action publishers (12,533), and actions pinned to a tag rather than a commit SHA (12,097).</w:t>
      </w:r>
    </w:p>
    <w:p w:rsidR="00000000" w:rsidDel="00000000" w:rsidP="00000000" w:rsidRDefault="00000000" w:rsidRPr="00000000" w14:paraId="000000DA">
      <w:pPr>
        <w:pStyle w:val="Heading2"/>
        <w:keepNext w:val="0"/>
        <w:keepLines w:val="0"/>
        <w:spacing w:after="160" w:before="320" w:line="240" w:lineRule="auto"/>
        <w:rPr>
          <w:sz w:val="28"/>
          <w:szCs w:val="28"/>
        </w:rPr>
      </w:pPr>
      <w:bookmarkStart w:colFirst="0" w:colLast="0" w:name="_6bqse5x4xqlr" w:id="20"/>
      <w:bookmarkEnd w:id="20"/>
      <w:r w:rsidDel="00000000" w:rsidR="00000000" w:rsidRPr="00000000">
        <w:rPr>
          <w:sz w:val="28"/>
          <w:szCs w:val="28"/>
          <w:rtl w:val="0"/>
        </w:rPr>
        <w:t xml:space="preserve">Secrets Management</w:t>
      </w:r>
    </w:p>
    <w:p w:rsidR="00000000" w:rsidDel="00000000" w:rsidP="00000000" w:rsidRDefault="00000000" w:rsidRPr="00000000" w14:paraId="000000DB">
      <w:pPr>
        <w:spacing w:after="160" w:line="300" w:lineRule="auto"/>
        <w:jc w:val="both"/>
        <w:rPr/>
      </w:pPr>
      <w:r w:rsidDel="00000000" w:rsidR="00000000" w:rsidRPr="00000000">
        <w:rPr>
          <w:rtl w:val="0"/>
        </w:rPr>
        <w:t xml:space="preserve">Secret scanning and push protection are enabled on all 16,989 active repositories (100%), with 1,809 open secret-scanning alerts. Separately, the pipeline scan found approximately 4,572 hardcoded secrets and keys committed directly in workflow files (3,210 AWS secrets, 1,362 RSA keys), indicating credentials-in-code remains an active risk to remediate.</w:t>
      </w:r>
    </w:p>
    <w:p w:rsidR="00000000" w:rsidDel="00000000" w:rsidP="00000000" w:rsidRDefault="00000000" w:rsidRPr="00000000" w14:paraId="000000DC">
      <w:pPr>
        <w:pStyle w:val="Heading1"/>
        <w:widowControl w:val="0"/>
        <w:spacing w:after="200" w:lineRule="auto"/>
        <w:rPr>
          <w:sz w:val="32"/>
          <w:szCs w:val="32"/>
        </w:rPr>
      </w:pPr>
      <w:bookmarkStart w:colFirst="0" w:colLast="0" w:name="_jmtox8wmgoel" w:id="21"/>
      <w:bookmarkEnd w:id="21"/>
      <w:r w:rsidDel="00000000" w:rsidR="00000000" w:rsidRPr="00000000">
        <w:br w:type="page"/>
      </w:r>
      <w:r w:rsidDel="00000000" w:rsidR="00000000" w:rsidRPr="00000000">
        <w:rPr>
          <w:rtl w:val="0"/>
        </w:rPr>
      </w:r>
    </w:p>
    <w:p w:rsidR="00000000" w:rsidDel="00000000" w:rsidP="00000000" w:rsidRDefault="00000000" w:rsidRPr="00000000" w14:paraId="000000DD">
      <w:pPr>
        <w:pStyle w:val="Heading1"/>
        <w:widowControl w:val="0"/>
        <w:spacing w:after="200" w:lineRule="auto"/>
        <w:rPr>
          <w:sz w:val="32"/>
          <w:szCs w:val="32"/>
        </w:rPr>
      </w:pPr>
      <w:bookmarkStart w:colFirst="0" w:colLast="0" w:name="_ifyw6ib288wj" w:id="22"/>
      <w:bookmarkEnd w:id="22"/>
      <w:r w:rsidDel="00000000" w:rsidR="00000000" w:rsidRPr="00000000">
        <w:rPr>
          <w:sz w:val="32"/>
          <w:szCs w:val="32"/>
          <w:rtl w:val="0"/>
        </w:rPr>
        <w:t xml:space="preserve">Strategic Vision</w:t>
      </w:r>
    </w:p>
    <w:p w:rsidR="00000000" w:rsidDel="00000000" w:rsidP="00000000" w:rsidRDefault="00000000" w:rsidRPr="00000000" w14:paraId="000000DE">
      <w:pPr>
        <w:spacing w:after="160" w:line="300" w:lineRule="auto"/>
        <w:jc w:val="both"/>
        <w:rPr/>
      </w:pPr>
      <w:r w:rsidDel="00000000" w:rsidR="00000000" w:rsidRPr="00000000">
        <w:rPr>
          <w:rtl w:val="0"/>
        </w:rPr>
        <w:t xml:space="preserve">Four principles translate the baseline into a direction. Each one maps to a specific pillar in the baseline above and to something that can actually be measured, not just asserted.</w:t>
      </w:r>
    </w:p>
    <w:p w:rsidR="00000000" w:rsidDel="00000000" w:rsidP="00000000" w:rsidRDefault="00000000" w:rsidRPr="00000000" w14:paraId="000000DF">
      <w:pPr>
        <w:pStyle w:val="Heading2"/>
        <w:keepNext w:val="0"/>
        <w:keepLines w:val="0"/>
        <w:spacing w:after="160" w:before="320" w:line="240" w:lineRule="auto"/>
        <w:rPr/>
      </w:pPr>
      <w:r w:rsidDel="00000000" w:rsidR="00000000" w:rsidRPr="00000000">
        <w:rPr>
          <w:rtl w:val="0"/>
        </w:rPr>
        <w:t xml:space="preserve">Security by Default</w:t>
      </w:r>
    </w:p>
    <w:p w:rsidR="00000000" w:rsidDel="00000000" w:rsidP="00000000" w:rsidRDefault="00000000" w:rsidRPr="00000000" w14:paraId="000000E0">
      <w:pPr>
        <w:spacing w:after="160" w:line="300" w:lineRule="auto"/>
        <w:jc w:val="both"/>
        <w:rPr/>
      </w:pPr>
      <w:r w:rsidDel="00000000" w:rsidR="00000000" w:rsidRPr="00000000">
        <w:rPr>
          <w:rtl w:val="0"/>
        </w:rPr>
        <w:t xml:space="preserve">Code security should be the default posture for internal and private repositories, not something a team opts into. pfizer-eps already proves this is achievable at Pfizer's scale. The vision is GHAS and CodeQL enabled by default across the largest organizations, with alert triage run as a managed workload against a stated service level rather than an open ended backlog.</w:t>
      </w:r>
    </w:p>
    <w:p w:rsidR="00000000" w:rsidDel="00000000" w:rsidP="00000000" w:rsidRDefault="00000000" w:rsidRPr="00000000" w14:paraId="000000E1">
      <w:pPr>
        <w:pStyle w:val="Heading2"/>
        <w:keepNext w:val="0"/>
        <w:keepLines w:val="0"/>
        <w:spacing w:after="160" w:before="320" w:line="240" w:lineRule="auto"/>
        <w:rPr/>
      </w:pPr>
      <w:r w:rsidDel="00000000" w:rsidR="00000000" w:rsidRPr="00000000">
        <w:rPr>
          <w:rtl w:val="0"/>
        </w:rPr>
        <w:t xml:space="preserve">Developer Productivity Uplift</w:t>
      </w:r>
    </w:p>
    <w:p w:rsidR="00000000" w:rsidDel="00000000" w:rsidP="00000000" w:rsidRDefault="00000000" w:rsidRPr="00000000" w14:paraId="000000E2">
      <w:pPr>
        <w:spacing w:after="160" w:line="300" w:lineRule="auto"/>
        <w:jc w:val="both"/>
        <w:rPr/>
      </w:pPr>
      <w:r w:rsidDel="00000000" w:rsidR="00000000" w:rsidRPr="00000000">
        <w:rPr>
          <w:rtl w:val="0"/>
        </w:rPr>
        <w:t xml:space="preserve">Copilot should be deployed where it demonstrably changes how much developers get done, and judged by engagement rather than by how many seats have been handed out. The vision is that every licensed seat is an active seat, that expansion decisions are made from evidence rather than assumption, and that productivity gains are reported next to cost rather than separately from it.</w:t>
      </w:r>
    </w:p>
    <w:p w:rsidR="00000000" w:rsidDel="00000000" w:rsidP="00000000" w:rsidRDefault="00000000" w:rsidRPr="00000000" w14:paraId="000000E3">
      <w:pPr>
        <w:pStyle w:val="Heading2"/>
        <w:keepNext w:val="0"/>
        <w:keepLines w:val="0"/>
        <w:spacing w:after="160" w:before="320" w:line="240" w:lineRule="auto"/>
        <w:rPr/>
      </w:pPr>
      <w:r w:rsidDel="00000000" w:rsidR="00000000" w:rsidRPr="00000000">
        <w:rPr>
          <w:rtl w:val="0"/>
        </w:rPr>
        <w:t xml:space="preserve">Supply Chain Discipline</w:t>
      </w:r>
    </w:p>
    <w:p w:rsidR="00000000" w:rsidDel="00000000" w:rsidP="00000000" w:rsidRDefault="00000000" w:rsidRPr="00000000" w14:paraId="000000E4">
      <w:pPr>
        <w:spacing w:after="160" w:line="300" w:lineRule="auto"/>
        <w:jc w:val="both"/>
        <w:rPr/>
      </w:pPr>
      <w:r w:rsidDel="00000000" w:rsidR="00000000" w:rsidRPr="00000000">
        <w:rPr>
          <w:rtl w:val="0"/>
        </w:rPr>
        <w:t xml:space="preserve">Dependency and workflow integrity are treated as first-class concerns, not an afterthought. This covers Dependabot, where 423,000 plus open alerts need to be worked down, CodeQL findings, and the workflow security controls, such as action pinning and least privilege permissions. The vision is a shrinking, actively governed alert surface and a vetted, pinned action allowlist across the enterprise. Additional areas the roadmap addresses: release-process maturity (many teams lack a defined release process), credentials still present in code, and secret-management practices.</w:t>
      </w:r>
    </w:p>
    <w:p w:rsidR="00000000" w:rsidDel="00000000" w:rsidP="00000000" w:rsidRDefault="00000000" w:rsidRPr="00000000" w14:paraId="000000E5">
      <w:pPr>
        <w:pStyle w:val="Heading2"/>
        <w:keepNext w:val="0"/>
        <w:keepLines w:val="0"/>
        <w:spacing w:after="160" w:before="320" w:line="240" w:lineRule="auto"/>
        <w:rPr/>
      </w:pPr>
      <w:bookmarkStart w:colFirst="0" w:colLast="0" w:name="_z9b22usievvy" w:id="23"/>
      <w:bookmarkEnd w:id="23"/>
      <w:r w:rsidDel="00000000" w:rsidR="00000000" w:rsidRPr="00000000">
        <w:rPr>
          <w:rtl w:val="0"/>
        </w:rPr>
        <w:t xml:space="preserve">Cost Aware Growth</w:t>
      </w:r>
    </w:p>
    <w:p w:rsidR="00000000" w:rsidDel="00000000" w:rsidP="00000000" w:rsidRDefault="00000000" w:rsidRPr="00000000" w14:paraId="000000E6">
      <w:pPr>
        <w:spacing w:after="160" w:line="300" w:lineRule="auto"/>
        <w:jc w:val="both"/>
        <w:rPr/>
      </w:pPr>
      <w:r w:rsidDel="00000000" w:rsidR="00000000" w:rsidRPr="00000000">
        <w:rPr>
          <w:rtl w:val="0"/>
        </w:rPr>
        <w:t xml:space="preserve">Consumption growth is expected, and it is welcome, provided it stays visible, is attributed to something, and tied to an outcome. The vision is that every wave of expansion carries a predicted consumption delta, that actuals get tracked against that prediction every month, and that leadership sees cost per outcome, dollars per GHAS-covered repository, and dollars per active Copilot user, rather than just a total that goes up.</w:t>
      </w:r>
    </w:p>
    <w:p w:rsidR="00000000" w:rsidDel="00000000" w:rsidP="00000000" w:rsidRDefault="00000000" w:rsidRPr="00000000" w14:paraId="000000E7">
      <w:pPr>
        <w:spacing w:line="480" w:lineRule="auto"/>
        <w:ind w:left="0" w:firstLine="0"/>
        <w:rPr/>
      </w:pPr>
      <w:r w:rsidDel="00000000" w:rsidR="00000000" w:rsidRPr="00000000">
        <w:rPr>
          <w:rtl w:val="0"/>
        </w:rPr>
      </w:r>
    </w:p>
    <w:p w:rsidR="00000000" w:rsidDel="00000000" w:rsidP="00000000" w:rsidRDefault="00000000" w:rsidRPr="00000000" w14:paraId="000000E8">
      <w:pPr>
        <w:pStyle w:val="Heading1"/>
        <w:widowControl w:val="0"/>
        <w:rPr>
          <w:sz w:val="32"/>
          <w:szCs w:val="32"/>
        </w:rPr>
      </w:pPr>
      <w:bookmarkStart w:colFirst="0" w:colLast="0" w:name="_mqj0cg9xd1ra" w:id="24"/>
      <w:bookmarkEnd w:id="24"/>
      <w:r w:rsidDel="00000000" w:rsidR="00000000" w:rsidRPr="00000000">
        <w:rPr>
          <w:sz w:val="32"/>
          <w:szCs w:val="32"/>
          <w:rtl w:val="0"/>
        </w:rPr>
        <w:t xml:space="preserve">Phased Roadmap</w:t>
      </w:r>
    </w:p>
    <w:p w:rsidR="00000000" w:rsidDel="00000000" w:rsidP="00000000" w:rsidRDefault="00000000" w:rsidRPr="00000000" w14:paraId="000000E9">
      <w:pPr>
        <w:spacing w:after="160" w:line="300" w:lineRule="auto"/>
        <w:jc w:val="both"/>
        <w:rPr/>
      </w:pPr>
      <w:r w:rsidDel="00000000" w:rsidR="00000000" w:rsidRPr="00000000">
        <w:rPr>
          <w:rtl w:val="0"/>
        </w:rPr>
        <w:t xml:space="preserve">The twelve-month roadmap runs across three phases. Phase 0, the baseline itself, is already complete and is what this document reports on. Phases 1 through 3 are sequenced so that the moves costing nothing new happen first, and nothing scales up without being measured first.</w:t>
      </w:r>
    </w:p>
    <w:p w:rsidR="00000000" w:rsidDel="00000000" w:rsidP="00000000" w:rsidRDefault="00000000" w:rsidRPr="00000000" w14:paraId="000000EA">
      <w:pPr>
        <w:spacing w:after="160" w:line="300" w:lineRule="auto"/>
        <w:jc w:val="both"/>
        <w:rPr>
          <w:color w:val="1f1f1f"/>
        </w:rPr>
      </w:pPr>
      <w:r w:rsidDel="00000000" w:rsidR="00000000" w:rsidRPr="00000000">
        <w:rPr>
          <w:rtl w:val="0"/>
        </w:rPr>
      </w:r>
    </w:p>
    <w:p w:rsidR="00000000" w:rsidDel="00000000" w:rsidP="00000000" w:rsidRDefault="00000000" w:rsidRPr="00000000" w14:paraId="000000EB">
      <w:pPr>
        <w:spacing w:after="240" w:before="160" w:line="240" w:lineRule="auto"/>
        <w:jc w:val="center"/>
        <w:rPr>
          <w:color w:val="1f1f1f"/>
        </w:rPr>
      </w:pPr>
      <w:r w:rsidDel="00000000" w:rsidR="00000000" w:rsidRPr="00000000">
        <w:rPr>
          <w:color w:val="1f1f1f"/>
        </w:rPr>
        <w:drawing>
          <wp:inline distB="0" distT="0" distL="0" distR="0">
            <wp:extent cx="5943600" cy="2971800"/>
            <wp:effectExtent b="0" l="0" r="0" t="0"/>
            <wp:docPr id="13"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pStyle w:val="Heading2"/>
        <w:keepNext w:val="0"/>
        <w:keepLines w:val="0"/>
        <w:spacing w:after="160" w:before="320" w:line="240" w:lineRule="auto"/>
        <w:rPr>
          <w:sz w:val="28"/>
          <w:szCs w:val="28"/>
        </w:rPr>
      </w:pPr>
      <w:r w:rsidDel="00000000" w:rsidR="00000000" w:rsidRPr="00000000">
        <w:rPr>
          <w:sz w:val="28"/>
          <w:szCs w:val="28"/>
          <w:rtl w:val="0"/>
        </w:rPr>
        <w:t xml:space="preserve">Phase 0: Baseline Established (Complete)</w:t>
      </w:r>
    </w:p>
    <w:p w:rsidR="00000000" w:rsidDel="00000000" w:rsidP="00000000" w:rsidRDefault="00000000" w:rsidRPr="00000000" w14:paraId="000000ED">
      <w:pPr>
        <w:spacing w:after="160" w:line="300" w:lineRule="auto"/>
        <w:jc w:val="both"/>
        <w:rPr/>
      </w:pPr>
      <w:r w:rsidDel="00000000" w:rsidR="00000000" w:rsidRPr="00000000">
        <w:rPr>
          <w:rtl w:val="0"/>
        </w:rPr>
        <w:t xml:space="preserve">A reproducible, per organization, enterprise-wide baseline now exists for all four pillars, captured through a scheduled GitHub Actions workflow. This document is the baseline's output.</w:t>
      </w:r>
    </w:p>
    <w:p w:rsidR="00000000" w:rsidDel="00000000" w:rsidP="00000000" w:rsidRDefault="00000000" w:rsidRPr="00000000" w14:paraId="000000EE">
      <w:pPr>
        <w:pStyle w:val="Heading2"/>
        <w:keepNext w:val="0"/>
        <w:keepLines w:val="0"/>
        <w:spacing w:after="160" w:before="320" w:line="240" w:lineRule="auto"/>
        <w:rPr>
          <w:sz w:val="28"/>
          <w:szCs w:val="28"/>
        </w:rPr>
      </w:pPr>
      <w:r w:rsidDel="00000000" w:rsidR="00000000" w:rsidRPr="00000000">
        <w:rPr>
          <w:sz w:val="28"/>
          <w:szCs w:val="28"/>
          <w:rtl w:val="0"/>
        </w:rPr>
        <w:t xml:space="preserve">Phase 1: Now, Months 0 to 3</w:t>
      </w:r>
    </w:p>
    <w:p w:rsidR="00000000" w:rsidDel="00000000" w:rsidP="00000000" w:rsidRDefault="00000000" w:rsidRPr="00000000" w14:paraId="000000EF">
      <w:pPr>
        <w:spacing w:after="160" w:line="300" w:lineRule="auto"/>
        <w:jc w:val="both"/>
        <w:rPr/>
      </w:pPr>
      <w:r w:rsidDel="00000000" w:rsidR="00000000" w:rsidRPr="00000000">
        <w:rPr>
          <w:rtl w:val="0"/>
        </w:rPr>
        <w:t xml:space="preserve">The theme of this phase is tidying up what already exists before spending anything new.</w:t>
      </w:r>
    </w:p>
    <w:p w:rsidR="00000000" w:rsidDel="00000000" w:rsidP="00000000" w:rsidRDefault="00000000" w:rsidRPr="00000000" w14:paraId="000000F0">
      <w:pPr>
        <w:numPr>
          <w:ilvl w:val="0"/>
          <w:numId w:val="3"/>
        </w:numPr>
        <w:spacing w:after="120" w:line="300" w:lineRule="auto"/>
        <w:ind w:left="720" w:hanging="260"/>
        <w:rPr>
          <w:rFonts w:ascii="Calibri" w:cs="Calibri" w:eastAsia="Calibri" w:hAnsi="Calibri"/>
        </w:rPr>
      </w:pPr>
      <w:r w:rsidDel="00000000" w:rsidR="00000000" w:rsidRPr="00000000">
        <w:rPr>
          <w:b w:val="1"/>
          <w:bCs w:val="1"/>
          <w:rtl w:val="0"/>
        </w:rPr>
        <w:t xml:space="preserve">Track B: </w:t>
      </w:r>
      <w:r w:rsidDel="00000000" w:rsidR="00000000" w:rsidRPr="00000000">
        <w:rPr>
          <w:rtl w:val="0"/>
        </w:rPr>
        <w:t xml:space="preserve">Close</w:t>
      </w:r>
      <w:r w:rsidDel="00000000" w:rsidR="00000000" w:rsidRPr="00000000">
        <w:rPr>
          <w:rtl w:val="0"/>
        </w:rPr>
        <w:t xml:space="preserve"> the CodeQL license to scan gap. Roughly 30 percent of GHAS repositories are not scanning yet, and this costs nothing to fix.</w:t>
      </w:r>
    </w:p>
    <w:p w:rsidR="00000000" w:rsidDel="00000000" w:rsidP="00000000" w:rsidRDefault="00000000" w:rsidRPr="00000000" w14:paraId="000000F1">
      <w:pPr>
        <w:numPr>
          <w:ilvl w:val="0"/>
          <w:numId w:val="3"/>
        </w:numPr>
        <w:spacing w:after="120" w:line="300" w:lineRule="auto"/>
        <w:ind w:left="720" w:hanging="260"/>
        <w:rPr>
          <w:rFonts w:ascii="Calibri" w:cs="Calibri" w:eastAsia="Calibri" w:hAnsi="Calibri"/>
        </w:rPr>
      </w:pPr>
      <w:r w:rsidDel="00000000" w:rsidR="00000000" w:rsidRPr="00000000">
        <w:rPr>
          <w:b w:val="1"/>
          <w:bCs w:val="1"/>
          <w:rtl w:val="0"/>
        </w:rPr>
        <w:t xml:space="preserve">Track C: </w:t>
      </w:r>
      <w:r w:rsidDel="00000000" w:rsidR="00000000" w:rsidRPr="00000000">
        <w:rPr>
          <w:rtl w:val="0"/>
        </w:rPr>
        <w:t xml:space="preserve">Reclaim</w:t>
      </w:r>
      <w:r w:rsidDel="00000000" w:rsidR="00000000" w:rsidRPr="00000000">
        <w:rPr>
          <w:rtl w:val="0"/>
        </w:rPr>
        <w:t xml:space="preserve"> the 1,313 inactive Copilot seats through a monthly active versus licensed review.</w:t>
      </w:r>
    </w:p>
    <w:p w:rsidR="00000000" w:rsidDel="00000000" w:rsidP="00000000" w:rsidRDefault="00000000" w:rsidRPr="00000000" w14:paraId="000000F2">
      <w:pPr>
        <w:numPr>
          <w:ilvl w:val="0"/>
          <w:numId w:val="3"/>
        </w:numPr>
        <w:spacing w:after="120" w:line="300" w:lineRule="auto"/>
        <w:ind w:left="720" w:hanging="260"/>
        <w:rPr>
          <w:rFonts w:ascii="Calibri" w:cs="Calibri" w:eastAsia="Calibri" w:hAnsi="Calibri"/>
        </w:rPr>
      </w:pPr>
      <w:r w:rsidDel="00000000" w:rsidR="00000000" w:rsidRPr="00000000">
        <w:rPr>
          <w:b w:val="1"/>
          <w:bCs w:val="1"/>
          <w:rtl w:val="0"/>
        </w:rPr>
        <w:t xml:space="preserve">Track A and hygiene: </w:t>
      </w:r>
      <w:r w:rsidDel="00000000" w:rsidR="00000000" w:rsidRPr="00000000">
        <w:rPr>
          <w:rtl w:val="0"/>
        </w:rPr>
        <w:t xml:space="preserve">reconcile and confirm the 11,022 archived repositories so that every downstream metric reflects live risk rather than dead weight.</w:t>
      </w:r>
    </w:p>
    <w:p w:rsidR="00000000" w:rsidDel="00000000" w:rsidP="00000000" w:rsidRDefault="00000000" w:rsidRPr="00000000" w14:paraId="000000F3">
      <w:pPr>
        <w:numPr>
          <w:ilvl w:val="0"/>
          <w:numId w:val="3"/>
        </w:numPr>
        <w:spacing w:after="120" w:line="300" w:lineRule="auto"/>
        <w:ind w:left="720" w:hanging="260"/>
        <w:rPr>
          <w:rFonts w:ascii="Calibri" w:cs="Calibri" w:eastAsia="Calibri" w:hAnsi="Calibri"/>
        </w:rPr>
      </w:pPr>
      <w:r w:rsidDel="00000000" w:rsidR="00000000" w:rsidRPr="00000000">
        <w:rPr>
          <w:b w:val="1"/>
          <w:bCs w:val="1"/>
          <w:rtl w:val="0"/>
        </w:rPr>
        <w:t xml:space="preserve">Track D: </w:t>
      </w:r>
      <w:r w:rsidDel="00000000" w:rsidR="00000000" w:rsidRPr="00000000">
        <w:rPr>
          <w:rtl w:val="0"/>
        </w:rPr>
        <w:t xml:space="preserve">turn on the scheduled monthly refresh of this baseline.</w:t>
      </w:r>
    </w:p>
    <w:p w:rsidR="00000000" w:rsidDel="00000000" w:rsidP="00000000" w:rsidRDefault="00000000" w:rsidRPr="00000000" w14:paraId="000000F4">
      <w:pPr>
        <w:numPr>
          <w:ilvl w:val="0"/>
          <w:numId w:val="3"/>
        </w:numPr>
        <w:spacing w:after="120" w:line="300" w:lineRule="auto"/>
        <w:ind w:left="720" w:hanging="260"/>
        <w:rPr>
          <w:rFonts w:ascii="Calibri" w:cs="Calibri" w:eastAsia="Calibri" w:hAnsi="Calibri"/>
        </w:rPr>
      </w:pPr>
      <w:r w:rsidDel="00000000" w:rsidR="00000000" w:rsidRPr="00000000">
        <w:rPr>
          <w:b w:val="1"/>
          <w:bCs w:val="1"/>
          <w:rtl w:val="0"/>
        </w:rPr>
        <w:t xml:space="preserve">Enabler: </w:t>
      </w:r>
      <w:r w:rsidDel="00000000" w:rsidR="00000000" w:rsidRPr="00000000">
        <w:rPr>
          <w:rtl w:val="0"/>
        </w:rPr>
        <w:t xml:space="preserve">unblock Copilot engagement telemetry, which currently depends on allow listing a specific host on the self hosted runner proxy.</w:t>
      </w:r>
    </w:p>
    <w:p w:rsidR="00000000" w:rsidDel="00000000" w:rsidP="00000000" w:rsidRDefault="00000000" w:rsidRPr="00000000" w14:paraId="000000F5">
      <w:pPr>
        <w:pStyle w:val="Heading2"/>
        <w:keepNext w:val="0"/>
        <w:keepLines w:val="0"/>
        <w:spacing w:after="160" w:before="320" w:line="240" w:lineRule="auto"/>
        <w:rPr>
          <w:sz w:val="28"/>
          <w:szCs w:val="28"/>
        </w:rPr>
      </w:pPr>
      <w:r w:rsidDel="00000000" w:rsidR="00000000" w:rsidRPr="00000000">
        <w:rPr>
          <w:sz w:val="28"/>
          <w:szCs w:val="28"/>
          <w:rtl w:val="0"/>
        </w:rPr>
        <w:t xml:space="preserve">Phase 2: Next, Months 3 to 9</w:t>
      </w:r>
    </w:p>
    <w:p w:rsidR="00000000" w:rsidDel="00000000" w:rsidP="00000000" w:rsidRDefault="00000000" w:rsidRPr="00000000" w14:paraId="000000F6">
      <w:pPr>
        <w:spacing w:after="160" w:line="300" w:lineRule="auto"/>
        <w:jc w:val="both"/>
        <w:rPr/>
      </w:pPr>
      <w:r w:rsidDel="00000000" w:rsidR="00000000" w:rsidRPr="00000000">
        <w:rPr>
          <w:rtl w:val="0"/>
        </w:rPr>
        <w:t xml:space="preserve">The theme of this phase is expanding the pillars that Phase 1 already proved out.</w:t>
      </w:r>
    </w:p>
    <w:p w:rsidR="00000000" w:rsidDel="00000000" w:rsidP="00000000" w:rsidRDefault="00000000" w:rsidRPr="00000000" w14:paraId="000000F7">
      <w:pPr>
        <w:numPr>
          <w:ilvl w:val="0"/>
          <w:numId w:val="3"/>
        </w:numPr>
        <w:spacing w:after="120" w:line="300" w:lineRule="auto"/>
        <w:ind w:left="720" w:hanging="260"/>
        <w:rPr>
          <w:rFonts w:ascii="Calibri" w:cs="Calibri" w:eastAsia="Calibri" w:hAnsi="Calibri"/>
        </w:rPr>
      </w:pPr>
      <w:r w:rsidDel="00000000" w:rsidR="00000000" w:rsidRPr="00000000">
        <w:rPr>
          <w:b w:val="1"/>
          <w:bCs w:val="1"/>
          <w:rtl w:val="0"/>
        </w:rPr>
        <w:t xml:space="preserve">Track A: </w:t>
      </w:r>
      <w:r w:rsidDel="00000000" w:rsidR="00000000" w:rsidRPr="00000000">
        <w:rPr>
          <w:rtl w:val="0"/>
        </w:rPr>
        <w:t xml:space="preserve">first GHAS wave, covering the next two to three largest untapped organizations, pfizer, pfizer-rd, and pfizer-digital-manufacuring, using the pfizer-eps rollout as the runbook.</w:t>
      </w:r>
    </w:p>
    <w:p w:rsidR="00000000" w:rsidDel="00000000" w:rsidP="00000000" w:rsidRDefault="00000000" w:rsidRPr="00000000" w14:paraId="000000F8">
      <w:pPr>
        <w:numPr>
          <w:ilvl w:val="0"/>
          <w:numId w:val="3"/>
        </w:numPr>
        <w:spacing w:after="120" w:line="300" w:lineRule="auto"/>
        <w:ind w:left="720" w:hanging="260"/>
        <w:rPr>
          <w:rFonts w:ascii="Calibri" w:cs="Calibri" w:eastAsia="Calibri" w:hAnsi="Calibri"/>
        </w:rPr>
      </w:pPr>
      <w:r w:rsidDel="00000000" w:rsidR="00000000" w:rsidRPr="00000000">
        <w:rPr>
          <w:b w:val="1"/>
          <w:bCs w:val="1"/>
          <w:rtl w:val="0"/>
        </w:rPr>
        <w:t xml:space="preserve">Track B: </w:t>
      </w:r>
      <w:r w:rsidDel="00000000" w:rsidR="00000000" w:rsidRPr="00000000">
        <w:rPr>
          <w:rtl w:val="0"/>
        </w:rPr>
        <w:t xml:space="preserve">CodeQL follows each GHAS wave as it lands. Triage service level and findings burn down go live alongside it.</w:t>
      </w:r>
    </w:p>
    <w:p w:rsidR="00000000" w:rsidDel="00000000" w:rsidP="00000000" w:rsidRDefault="00000000" w:rsidRPr="00000000" w14:paraId="000000F9">
      <w:pPr>
        <w:numPr>
          <w:ilvl w:val="0"/>
          <w:numId w:val="3"/>
        </w:numPr>
        <w:spacing w:after="120" w:line="300" w:lineRule="auto"/>
        <w:ind w:left="720" w:hanging="260"/>
        <w:rPr>
          <w:rFonts w:ascii="Calibri" w:cs="Calibri" w:eastAsia="Calibri" w:hAnsi="Calibri"/>
        </w:rPr>
      </w:pPr>
      <w:r w:rsidDel="00000000" w:rsidR="00000000" w:rsidRPr="00000000">
        <w:rPr>
          <w:b w:val="1"/>
          <w:bCs w:val="1"/>
          <w:rtl w:val="0"/>
        </w:rPr>
        <w:t xml:space="preserve">Track C: </w:t>
      </w:r>
      <w:r w:rsidDel="00000000" w:rsidR="00000000" w:rsidRPr="00000000">
        <w:rPr>
          <w:rtl w:val="0"/>
        </w:rPr>
        <w:t xml:space="preserve">second Copilot pilot in one additional high developer organization, with productivity measured against a defined baseline from day one.</w:t>
      </w:r>
    </w:p>
    <w:p w:rsidR="00000000" w:rsidDel="00000000" w:rsidP="00000000" w:rsidRDefault="00000000" w:rsidRPr="00000000" w14:paraId="000000FA">
      <w:pPr>
        <w:numPr>
          <w:ilvl w:val="0"/>
          <w:numId w:val="3"/>
        </w:numPr>
        <w:spacing w:after="120" w:line="300" w:lineRule="auto"/>
        <w:ind w:left="720" w:hanging="260"/>
        <w:rPr>
          <w:rFonts w:ascii="Calibri" w:cs="Calibri" w:eastAsia="Calibri" w:hAnsi="Calibri"/>
        </w:rPr>
      </w:pPr>
      <w:r w:rsidDel="00000000" w:rsidR="00000000" w:rsidRPr="00000000">
        <w:rPr>
          <w:b w:val="1"/>
          <w:bCs w:val="1"/>
          <w:rtl w:val="0"/>
        </w:rPr>
        <w:t xml:space="preserve">Track D: </w:t>
      </w:r>
      <w:r w:rsidDel="00000000" w:rsidR="00000000" w:rsidRPr="00000000">
        <w:rPr>
          <w:rtl w:val="0"/>
        </w:rPr>
        <w:t xml:space="preserve">first monthly spend trend and per organization guardrails published to the governance forum.</w:t>
      </w:r>
    </w:p>
    <w:p w:rsidR="00000000" w:rsidDel="00000000" w:rsidP="00000000" w:rsidRDefault="00000000" w:rsidRPr="00000000" w14:paraId="000000FB">
      <w:pPr>
        <w:pStyle w:val="Heading2"/>
        <w:keepNext w:val="0"/>
        <w:keepLines w:val="0"/>
        <w:spacing w:after="160" w:before="320" w:line="240" w:lineRule="auto"/>
        <w:rPr>
          <w:sz w:val="28"/>
          <w:szCs w:val="28"/>
        </w:rPr>
      </w:pPr>
      <w:r w:rsidDel="00000000" w:rsidR="00000000" w:rsidRPr="00000000">
        <w:rPr>
          <w:sz w:val="28"/>
          <w:szCs w:val="28"/>
          <w:rtl w:val="0"/>
        </w:rPr>
        <w:t xml:space="preserve">Phase 3: Later, Months 9 to 18</w:t>
      </w:r>
    </w:p>
    <w:p w:rsidR="00000000" w:rsidDel="00000000" w:rsidP="00000000" w:rsidRDefault="00000000" w:rsidRPr="00000000" w14:paraId="000000FC">
      <w:pPr>
        <w:spacing w:after="160" w:line="300" w:lineRule="auto"/>
        <w:jc w:val="both"/>
        <w:rPr/>
      </w:pPr>
      <w:r w:rsidDel="00000000" w:rsidR="00000000" w:rsidRPr="00000000">
        <w:rPr>
          <w:rtl w:val="0"/>
        </w:rPr>
        <w:t xml:space="preserve">The theme of this phase is making the current exception, GHAS and CodeQL running well, the default rather than the exception.</w:t>
      </w:r>
    </w:p>
    <w:p w:rsidR="00000000" w:rsidDel="00000000" w:rsidP="00000000" w:rsidRDefault="00000000" w:rsidRPr="00000000" w14:paraId="000000FD">
      <w:pPr>
        <w:numPr>
          <w:ilvl w:val="0"/>
          <w:numId w:val="3"/>
        </w:numPr>
        <w:spacing w:after="120" w:line="300" w:lineRule="auto"/>
        <w:ind w:left="720" w:hanging="260"/>
        <w:rPr>
          <w:rFonts w:ascii="Calibri" w:cs="Calibri" w:eastAsia="Calibri" w:hAnsi="Calibri"/>
        </w:rPr>
      </w:pPr>
      <w:r w:rsidDel="00000000" w:rsidR="00000000" w:rsidRPr="00000000">
        <w:rPr>
          <w:b w:val="1"/>
          <w:bCs w:val="1"/>
          <w:rtl w:val="0"/>
        </w:rPr>
        <w:t xml:space="preserve">Track A and B: </w:t>
      </w:r>
      <w:r w:rsidDel="00000000" w:rsidR="00000000" w:rsidRPr="00000000">
        <w:rPr>
          <w:rtl w:val="0"/>
        </w:rPr>
        <w:t xml:space="preserve">GHAS and CodeQL become the default posture for internal and private repositories across the ten largest organizations.</w:t>
      </w:r>
    </w:p>
    <w:p w:rsidR="00000000" w:rsidDel="00000000" w:rsidP="00000000" w:rsidRDefault="00000000" w:rsidRPr="00000000" w14:paraId="000000FE">
      <w:pPr>
        <w:numPr>
          <w:ilvl w:val="0"/>
          <w:numId w:val="3"/>
        </w:numPr>
        <w:spacing w:after="120" w:line="300" w:lineRule="auto"/>
        <w:ind w:left="720" w:hanging="260"/>
        <w:rPr>
          <w:rFonts w:ascii="Calibri" w:cs="Calibri" w:eastAsia="Calibri" w:hAnsi="Calibri"/>
        </w:rPr>
      </w:pPr>
      <w:r w:rsidDel="00000000" w:rsidR="00000000" w:rsidRPr="00000000">
        <w:rPr>
          <w:b w:val="1"/>
          <w:bCs w:val="1"/>
          <w:rtl w:val="0"/>
        </w:rPr>
        <w:t xml:space="preserve">Track C: </w:t>
      </w:r>
      <w:r w:rsidDel="00000000" w:rsidR="00000000" w:rsidRPr="00000000">
        <w:rPr>
          <w:rtl w:val="0"/>
        </w:rPr>
        <w:t xml:space="preserve">Copilot rollout decisions are driven by measured engagement, not by how many seats are assigned.</w:t>
      </w:r>
    </w:p>
    <w:p w:rsidR="00000000" w:rsidDel="00000000" w:rsidP="00000000" w:rsidRDefault="00000000" w:rsidRPr="00000000" w14:paraId="000000FF">
      <w:pPr>
        <w:numPr>
          <w:ilvl w:val="0"/>
          <w:numId w:val="3"/>
        </w:numPr>
        <w:spacing w:after="120" w:line="300" w:lineRule="auto"/>
        <w:ind w:left="720" w:hanging="260"/>
        <w:rPr>
          <w:rFonts w:ascii="Calibri" w:cs="Calibri" w:eastAsia="Calibri" w:hAnsi="Calibri"/>
        </w:rPr>
      </w:pPr>
      <w:r w:rsidDel="00000000" w:rsidR="00000000" w:rsidRPr="00000000">
        <w:rPr>
          <w:b w:val="1"/>
          <w:bCs w:val="1"/>
          <w:rtl w:val="0"/>
        </w:rPr>
        <w:t xml:space="preserve">Track D: </w:t>
      </w:r>
      <w:r w:rsidDel="00000000" w:rsidR="00000000" w:rsidRPr="00000000">
        <w:rPr>
          <w:rtl w:val="0"/>
        </w:rPr>
        <w:t xml:space="preserve">cost per outcome reporting is a standing part of the leadership review, and consumption growth is explicitly tied back to the security and productivity gains that caused it.</w:t>
      </w:r>
    </w:p>
    <w:p w:rsidR="00000000" w:rsidDel="00000000" w:rsidP="00000000" w:rsidRDefault="00000000" w:rsidRPr="00000000" w14:paraId="00000100">
      <w:pPr>
        <w:spacing w:line="240" w:lineRule="auto"/>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101">
      <w:pPr>
        <w:pStyle w:val="Heading1"/>
        <w:widowControl w:val="0"/>
        <w:spacing w:after="200" w:lineRule="auto"/>
        <w:rPr>
          <w:color w:val="1f1f1f"/>
        </w:rPr>
      </w:pPr>
      <w:bookmarkStart w:colFirst="0" w:colLast="0" w:name="_8pa2vx19fi1e" w:id="25"/>
      <w:bookmarkEnd w:id="25"/>
      <w:r w:rsidDel="00000000" w:rsidR="00000000" w:rsidRPr="00000000">
        <w:rPr>
          <w:sz w:val="32"/>
          <w:szCs w:val="32"/>
          <w:rtl w:val="0"/>
        </w:rPr>
        <w:t xml:space="preserve">Measurement Framework</w:t>
      </w:r>
      <w:r w:rsidDel="00000000" w:rsidR="00000000" w:rsidRPr="00000000">
        <w:rPr>
          <w:rtl w:val="0"/>
        </w:rPr>
      </w:r>
    </w:p>
    <w:p w:rsidR="00000000" w:rsidDel="00000000" w:rsidP="00000000" w:rsidRDefault="00000000" w:rsidRPr="00000000" w14:paraId="00000102">
      <w:pPr>
        <w:spacing w:after="160" w:line="300" w:lineRule="auto"/>
        <w:jc w:val="both"/>
        <w:rPr/>
      </w:pPr>
      <w:r w:rsidDel="00000000" w:rsidR="00000000" w:rsidRPr="00000000">
        <w:rPr>
          <w:rtl w:val="0"/>
        </w:rPr>
        <w:t xml:space="preserve">This baseline is itself the measuring instrument. Every track already has a captured headline number, so tracking progress from here is simply a matter of running the same collection again and comparing results. Re-running the workflow monthly regenerates every figure in this document with no manual effort involved.</w:t>
      </w:r>
    </w:p>
    <w:p w:rsidR="00000000" w:rsidDel="00000000" w:rsidP="00000000" w:rsidRDefault="00000000" w:rsidRPr="00000000" w14:paraId="00000103">
      <w:pPr>
        <w:spacing w:after="80" w:before="160" w:line="240" w:lineRule="auto"/>
        <w:jc w:val="center"/>
        <w:rPr>
          <w:color w:val="1f1f1f"/>
        </w:rPr>
      </w:pPr>
      <w:r w:rsidDel="00000000" w:rsidR="00000000" w:rsidRPr="00000000">
        <w:rPr>
          <w:color w:val="1f1f1f"/>
        </w:rPr>
        <w:drawing>
          <wp:inline distB="0" distT="0" distL="0" distR="0">
            <wp:extent cx="5424488" cy="5424488"/>
            <wp:effectExtent b="0" l="0" r="0" t="0"/>
            <wp:docPr id="5"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424488" cy="5424488"/>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spacing w:after="240" w:line="240" w:lineRule="auto"/>
        <w:jc w:val="center"/>
        <w:rPr>
          <w:color w:val="1f1f1f"/>
        </w:rPr>
      </w:pPr>
      <w:r w:rsidDel="00000000" w:rsidR="00000000" w:rsidRPr="00000000">
        <w:rPr>
          <w:i w:val="1"/>
          <w:iCs w:val="1"/>
          <w:color w:val="7f7f7f"/>
          <w:sz w:val="18"/>
          <w:szCs w:val="18"/>
          <w:rtl w:val="0"/>
        </w:rPr>
        <w:t xml:space="preserve">Current baseline against the twelve month target on all four pillars. GHAS coverage has the furthest distance to travel of the four.</w:t>
      </w:r>
      <w:r w:rsidDel="00000000" w:rsidR="00000000" w:rsidRPr="00000000">
        <w:rPr>
          <w:rtl w:val="0"/>
        </w:rPr>
      </w:r>
    </w:p>
    <w:p w:rsidR="00000000" w:rsidDel="00000000" w:rsidP="00000000" w:rsidRDefault="00000000" w:rsidRPr="00000000" w14:paraId="00000105">
      <w:pPr>
        <w:pStyle w:val="Heading2"/>
        <w:keepNext w:val="0"/>
        <w:keepLines w:val="0"/>
        <w:spacing w:after="160" w:before="320" w:line="240" w:lineRule="auto"/>
        <w:rPr>
          <w:color w:val="2e75b6"/>
          <w:sz w:val="28"/>
          <w:szCs w:val="28"/>
        </w:rPr>
      </w:pPr>
      <w:bookmarkStart w:colFirst="0" w:colLast="0" w:name="_m9zpuc8xaqvo" w:id="26"/>
      <w:bookmarkEnd w:id="26"/>
      <w:r w:rsidDel="00000000" w:rsidR="00000000" w:rsidRPr="00000000">
        <w:br w:type="page"/>
      </w:r>
      <w:r w:rsidDel="00000000" w:rsidR="00000000" w:rsidRPr="00000000">
        <w:rPr>
          <w:rtl w:val="0"/>
        </w:rPr>
      </w:r>
    </w:p>
    <w:p w:rsidR="00000000" w:rsidDel="00000000" w:rsidP="00000000" w:rsidRDefault="00000000" w:rsidRPr="00000000" w14:paraId="00000106">
      <w:pPr>
        <w:pStyle w:val="Heading2"/>
        <w:keepNext w:val="0"/>
        <w:keepLines w:val="0"/>
        <w:spacing w:after="160" w:before="320" w:line="240" w:lineRule="auto"/>
        <w:rPr>
          <w:sz w:val="28"/>
          <w:szCs w:val="28"/>
        </w:rPr>
      </w:pPr>
      <w:bookmarkStart w:colFirst="0" w:colLast="0" w:name="_i64of11yeqd6" w:id="27"/>
      <w:bookmarkEnd w:id="27"/>
      <w:r w:rsidDel="00000000" w:rsidR="00000000" w:rsidRPr="00000000">
        <w:rPr>
          <w:sz w:val="28"/>
          <w:szCs w:val="28"/>
          <w:rtl w:val="0"/>
        </w:rPr>
        <w:t xml:space="preserve">Metric Domains and Ownership</w:t>
      </w:r>
    </w:p>
    <w:tbl>
      <w:tblPr>
        <w:tblStyle w:val="Table7"/>
        <w:tblW w:w="96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600"/>
        <w:gridCol w:w="3200"/>
        <w:gridCol w:w="2300"/>
        <w:gridCol w:w="2500"/>
        <w:tblGridChange w:id="0">
          <w:tblGrid>
            <w:gridCol w:w="1600"/>
            <w:gridCol w:w="3200"/>
            <w:gridCol w:w="2300"/>
            <w:gridCol w:w="2500"/>
          </w:tblGrid>
        </w:tblGridChange>
      </w:tblGrid>
      <w:tr>
        <w:trPr>
          <w:cantSplit w:val="0"/>
          <w:tblHeader w:val="1"/>
        </w:trPr>
        <w:tc>
          <w:tcPr>
            <w:shd w:fill="000000" w:val="clear"/>
            <w:tcMar>
              <w:top w:w="100.0" w:type="dxa"/>
              <w:left w:w="120.0" w:type="dxa"/>
              <w:bottom w:w="100.0" w:type="dxa"/>
              <w:right w:w="120.0" w:type="dxa"/>
            </w:tcMar>
          </w:tcPr>
          <w:p w:rsidR="00000000" w:rsidDel="00000000" w:rsidP="00000000" w:rsidRDefault="00000000" w:rsidRPr="00000000" w14:paraId="00000107">
            <w:pPr>
              <w:spacing w:line="240" w:lineRule="auto"/>
              <w:rPr>
                <w:color w:val="1f1f1f"/>
              </w:rPr>
            </w:pPr>
            <w:r w:rsidDel="00000000" w:rsidR="00000000" w:rsidRPr="00000000">
              <w:rPr>
                <w:b w:val="1"/>
                <w:bCs w:val="1"/>
                <w:color w:val="ffffff"/>
                <w:rtl w:val="0"/>
              </w:rPr>
              <w:t xml:space="preserve">Track</w:t>
            </w:r>
            <w:r w:rsidDel="00000000" w:rsidR="00000000" w:rsidRPr="00000000">
              <w:rPr>
                <w:rtl w:val="0"/>
              </w:rPr>
            </w:r>
          </w:p>
        </w:tc>
        <w:tc>
          <w:tcPr>
            <w:shd w:fill="000000" w:val="clear"/>
            <w:tcMar>
              <w:top w:w="100.0" w:type="dxa"/>
              <w:left w:w="120.0" w:type="dxa"/>
              <w:bottom w:w="100.0" w:type="dxa"/>
              <w:right w:w="120.0" w:type="dxa"/>
            </w:tcMar>
          </w:tcPr>
          <w:p w:rsidR="00000000" w:rsidDel="00000000" w:rsidP="00000000" w:rsidRDefault="00000000" w:rsidRPr="00000000" w14:paraId="00000108">
            <w:pPr>
              <w:spacing w:line="240" w:lineRule="auto"/>
              <w:rPr>
                <w:color w:val="1f1f1f"/>
              </w:rPr>
            </w:pPr>
            <w:r w:rsidDel="00000000" w:rsidR="00000000" w:rsidRPr="00000000">
              <w:rPr>
                <w:b w:val="1"/>
                <w:bCs w:val="1"/>
                <w:color w:val="ffffff"/>
                <w:rtl w:val="0"/>
              </w:rPr>
              <w:t xml:space="preserve">Headline Metric</w:t>
            </w:r>
            <w:r w:rsidDel="00000000" w:rsidR="00000000" w:rsidRPr="00000000">
              <w:rPr>
                <w:rtl w:val="0"/>
              </w:rPr>
            </w:r>
          </w:p>
        </w:tc>
        <w:tc>
          <w:tcPr>
            <w:shd w:fill="000000" w:val="clear"/>
            <w:tcMar>
              <w:top w:w="100.0" w:type="dxa"/>
              <w:left w:w="120.0" w:type="dxa"/>
              <w:bottom w:w="100.0" w:type="dxa"/>
              <w:right w:w="120.0" w:type="dxa"/>
            </w:tcMar>
          </w:tcPr>
          <w:p w:rsidR="00000000" w:rsidDel="00000000" w:rsidP="00000000" w:rsidRDefault="00000000" w:rsidRPr="00000000" w14:paraId="00000109">
            <w:pPr>
              <w:spacing w:line="240" w:lineRule="auto"/>
              <w:rPr>
                <w:color w:val="1f1f1f"/>
              </w:rPr>
            </w:pPr>
            <w:r w:rsidDel="00000000" w:rsidR="00000000" w:rsidRPr="00000000">
              <w:rPr>
                <w:b w:val="1"/>
                <w:bCs w:val="1"/>
                <w:color w:val="ffffff"/>
                <w:rtl w:val="0"/>
              </w:rPr>
              <w:t xml:space="preserve">Baseline (Aug 4, 2026)</w:t>
            </w:r>
            <w:r w:rsidDel="00000000" w:rsidR="00000000" w:rsidRPr="00000000">
              <w:rPr>
                <w:rtl w:val="0"/>
              </w:rPr>
            </w:r>
          </w:p>
        </w:tc>
        <w:tc>
          <w:tcPr>
            <w:shd w:fill="000000" w:val="clear"/>
            <w:tcMar>
              <w:top w:w="100.0" w:type="dxa"/>
              <w:left w:w="120.0" w:type="dxa"/>
              <w:bottom w:w="100.0" w:type="dxa"/>
              <w:right w:w="120.0" w:type="dxa"/>
            </w:tcMar>
          </w:tcPr>
          <w:p w:rsidR="00000000" w:rsidDel="00000000" w:rsidP="00000000" w:rsidRDefault="00000000" w:rsidRPr="00000000" w14:paraId="0000010A">
            <w:pPr>
              <w:spacing w:line="240" w:lineRule="auto"/>
              <w:rPr>
                <w:color w:val="1f1f1f"/>
              </w:rPr>
            </w:pPr>
            <w:r w:rsidDel="00000000" w:rsidR="00000000" w:rsidRPr="00000000">
              <w:rPr>
                <w:b w:val="1"/>
                <w:bCs w:val="1"/>
                <w:color w:val="ffffff"/>
                <w:rtl w:val="0"/>
              </w:rPr>
              <w:t xml:space="preserve">Twelve Month Target</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10B">
            <w:pPr>
              <w:spacing w:line="240" w:lineRule="auto"/>
              <w:rPr/>
            </w:pPr>
            <w:r w:rsidDel="00000000" w:rsidR="00000000" w:rsidRPr="00000000">
              <w:rPr>
                <w:rtl w:val="0"/>
              </w:rPr>
              <w:t xml:space="preserve">A, GHAS</w:t>
            </w:r>
          </w:p>
        </w:tc>
        <w:tc>
          <w:tcPr>
            <w:shd w:fill="ffffff" w:val="clear"/>
            <w:tcMar>
              <w:top w:w="100.0" w:type="dxa"/>
              <w:left w:w="120.0" w:type="dxa"/>
              <w:bottom w:w="100.0" w:type="dxa"/>
              <w:right w:w="120.0" w:type="dxa"/>
            </w:tcMar>
          </w:tcPr>
          <w:p w:rsidR="00000000" w:rsidDel="00000000" w:rsidP="00000000" w:rsidRDefault="00000000" w:rsidRPr="00000000" w14:paraId="0000010C">
            <w:pPr>
              <w:spacing w:line="240" w:lineRule="auto"/>
              <w:rPr/>
            </w:pPr>
            <w:r w:rsidDel="00000000" w:rsidR="00000000" w:rsidRPr="00000000">
              <w:rPr>
                <w:rtl w:val="0"/>
              </w:rPr>
              <w:t xml:space="preserve">Percent of active repos with code security</w:t>
            </w:r>
          </w:p>
        </w:tc>
        <w:tc>
          <w:tcPr>
            <w:shd w:fill="ffffff" w:val="clear"/>
            <w:tcMar>
              <w:top w:w="100.0" w:type="dxa"/>
              <w:left w:w="120.0" w:type="dxa"/>
              <w:bottom w:w="100.0" w:type="dxa"/>
              <w:right w:w="120.0" w:type="dxa"/>
            </w:tcMar>
          </w:tcPr>
          <w:p w:rsidR="00000000" w:rsidDel="00000000" w:rsidP="00000000" w:rsidRDefault="00000000" w:rsidRPr="00000000" w14:paraId="0000010D">
            <w:pPr>
              <w:spacing w:line="240" w:lineRule="auto"/>
              <w:rPr/>
            </w:pPr>
            <w:r w:rsidDel="00000000" w:rsidR="00000000" w:rsidRPr="00000000">
              <w:rPr>
                <w:rtl w:val="0"/>
              </w:rPr>
              <w:t xml:space="preserve">8.3%</w:t>
            </w:r>
          </w:p>
        </w:tc>
        <w:tc>
          <w:tcPr>
            <w:shd w:fill="ffffff" w:val="clear"/>
            <w:tcMar>
              <w:top w:w="100.0" w:type="dxa"/>
              <w:left w:w="120.0" w:type="dxa"/>
              <w:bottom w:w="100.0" w:type="dxa"/>
              <w:right w:w="120.0" w:type="dxa"/>
            </w:tcMar>
          </w:tcPr>
          <w:p w:rsidR="00000000" w:rsidDel="00000000" w:rsidP="00000000" w:rsidRDefault="00000000" w:rsidRPr="00000000" w14:paraId="0000010E">
            <w:pPr>
              <w:spacing w:line="240" w:lineRule="auto"/>
              <w:rPr/>
            </w:pPr>
            <w:r w:rsidDel="00000000" w:rsidR="00000000" w:rsidRPr="00000000">
              <w:rPr>
                <w:rtl w:val="0"/>
              </w:rPr>
              <w:t xml:space="preserve">25 to 30%</w:t>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10F">
            <w:pPr>
              <w:spacing w:line="240" w:lineRule="auto"/>
              <w:rPr/>
            </w:pPr>
            <w:r w:rsidDel="00000000" w:rsidR="00000000" w:rsidRPr="00000000">
              <w:rPr>
                <w:rtl w:val="0"/>
              </w:rPr>
              <w:t xml:space="preserve">B, CodeQL</w:t>
            </w:r>
          </w:p>
        </w:tc>
        <w:tc>
          <w:tcPr>
            <w:shd w:fill="f2f2f2" w:val="clear"/>
            <w:tcMar>
              <w:top w:w="100.0" w:type="dxa"/>
              <w:left w:w="120.0" w:type="dxa"/>
              <w:bottom w:w="100.0" w:type="dxa"/>
              <w:right w:w="120.0" w:type="dxa"/>
            </w:tcMar>
          </w:tcPr>
          <w:p w:rsidR="00000000" w:rsidDel="00000000" w:rsidP="00000000" w:rsidRDefault="00000000" w:rsidRPr="00000000" w14:paraId="00000110">
            <w:pPr>
              <w:spacing w:line="240" w:lineRule="auto"/>
              <w:rPr/>
            </w:pPr>
            <w:r w:rsidDel="00000000" w:rsidR="00000000" w:rsidRPr="00000000">
              <w:rPr>
                <w:rtl w:val="0"/>
              </w:rPr>
              <w:t xml:space="preserve">CodeQL active as % of GHAS licensed</w:t>
            </w:r>
          </w:p>
        </w:tc>
        <w:tc>
          <w:tcPr>
            <w:shd w:fill="f2f2f2" w:val="clear"/>
            <w:tcMar>
              <w:top w:w="100.0" w:type="dxa"/>
              <w:left w:w="120.0" w:type="dxa"/>
              <w:bottom w:w="100.0" w:type="dxa"/>
              <w:right w:w="120.0" w:type="dxa"/>
            </w:tcMar>
          </w:tcPr>
          <w:p w:rsidR="00000000" w:rsidDel="00000000" w:rsidP="00000000" w:rsidRDefault="00000000" w:rsidRPr="00000000" w14:paraId="00000111">
            <w:pPr>
              <w:spacing w:line="240" w:lineRule="auto"/>
              <w:rPr/>
            </w:pPr>
            <w:r w:rsidDel="00000000" w:rsidR="00000000" w:rsidRPr="00000000">
              <w:rPr>
                <w:rtl w:val="0"/>
              </w:rPr>
              <w:t xml:space="preserve">70%</w:t>
            </w:r>
          </w:p>
        </w:tc>
        <w:tc>
          <w:tcPr>
            <w:shd w:fill="f2f2f2" w:val="clear"/>
            <w:tcMar>
              <w:top w:w="100.0" w:type="dxa"/>
              <w:left w:w="120.0" w:type="dxa"/>
              <w:bottom w:w="100.0" w:type="dxa"/>
              <w:right w:w="120.0" w:type="dxa"/>
            </w:tcMar>
          </w:tcPr>
          <w:p w:rsidR="00000000" w:rsidDel="00000000" w:rsidP="00000000" w:rsidRDefault="00000000" w:rsidRPr="00000000" w14:paraId="00000112">
            <w:pPr>
              <w:spacing w:line="240" w:lineRule="auto"/>
              <w:rPr/>
            </w:pPr>
            <w:r w:rsidDel="00000000" w:rsidR="00000000" w:rsidRPr="00000000">
              <w:rPr>
                <w:rtl w:val="0"/>
              </w:rPr>
              <w:t xml:space="preserve">90% or higher</w:t>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113">
            <w:pPr>
              <w:spacing w:line="240" w:lineRule="auto"/>
              <w:rPr/>
            </w:pPr>
            <w:r w:rsidDel="00000000" w:rsidR="00000000" w:rsidRPr="00000000">
              <w:rPr>
                <w:rtl w:val="0"/>
              </w:rPr>
              <w:t xml:space="preserve">B, CodeQL</w:t>
            </w:r>
          </w:p>
        </w:tc>
        <w:tc>
          <w:tcPr>
            <w:shd w:fill="ffffff" w:val="clear"/>
            <w:tcMar>
              <w:top w:w="100.0" w:type="dxa"/>
              <w:left w:w="120.0" w:type="dxa"/>
              <w:bottom w:w="100.0" w:type="dxa"/>
              <w:right w:w="120.0" w:type="dxa"/>
            </w:tcMar>
          </w:tcPr>
          <w:p w:rsidR="00000000" w:rsidDel="00000000" w:rsidP="00000000" w:rsidRDefault="00000000" w:rsidRPr="00000000" w14:paraId="00000114">
            <w:pPr>
              <w:spacing w:line="240" w:lineRule="auto"/>
              <w:rPr/>
            </w:pPr>
            <w:r w:rsidDel="00000000" w:rsidR="00000000" w:rsidRPr="00000000">
              <w:rPr>
                <w:rtl w:val="0"/>
              </w:rPr>
              <w:t xml:space="preserve">Open code scanning alerts</w:t>
            </w:r>
          </w:p>
        </w:tc>
        <w:tc>
          <w:tcPr>
            <w:shd w:fill="ffffff" w:val="clear"/>
            <w:tcMar>
              <w:top w:w="100.0" w:type="dxa"/>
              <w:left w:w="120.0" w:type="dxa"/>
              <w:bottom w:w="100.0" w:type="dxa"/>
              <w:right w:w="120.0" w:type="dxa"/>
            </w:tcMar>
          </w:tcPr>
          <w:p w:rsidR="00000000" w:rsidDel="00000000" w:rsidP="00000000" w:rsidRDefault="00000000" w:rsidRPr="00000000" w14:paraId="00000115">
            <w:pPr>
              <w:spacing w:line="240" w:lineRule="auto"/>
              <w:rPr/>
            </w:pPr>
            <w:r w:rsidDel="00000000" w:rsidR="00000000" w:rsidRPr="00000000">
              <w:rPr>
                <w:rtl w:val="0"/>
              </w:rPr>
              <w:t xml:space="preserve">10,915</w:t>
            </w:r>
          </w:p>
        </w:tc>
        <w:tc>
          <w:tcPr>
            <w:shd w:fill="ffffff" w:val="clear"/>
            <w:tcMar>
              <w:top w:w="100.0" w:type="dxa"/>
              <w:left w:w="120.0" w:type="dxa"/>
              <w:bottom w:w="100.0" w:type="dxa"/>
              <w:right w:w="120.0" w:type="dxa"/>
            </w:tcMar>
          </w:tcPr>
          <w:p w:rsidR="00000000" w:rsidDel="00000000" w:rsidP="00000000" w:rsidRDefault="00000000" w:rsidRPr="00000000" w14:paraId="00000116">
            <w:pPr>
              <w:spacing w:line="240" w:lineRule="auto"/>
              <w:rPr/>
            </w:pPr>
            <w:r w:rsidDel="00000000" w:rsidR="00000000" w:rsidRPr="00000000">
              <w:rPr>
                <w:rtl w:val="0"/>
              </w:rPr>
              <w:t xml:space="preserve">Managed burn down</w:t>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117">
            <w:pPr>
              <w:spacing w:line="240" w:lineRule="auto"/>
              <w:rPr/>
            </w:pPr>
            <w:r w:rsidDel="00000000" w:rsidR="00000000" w:rsidRPr="00000000">
              <w:rPr>
                <w:rtl w:val="0"/>
              </w:rPr>
              <w:t xml:space="preserve">C, Copilot</w:t>
            </w:r>
          </w:p>
        </w:tc>
        <w:tc>
          <w:tcPr>
            <w:shd w:fill="f2f2f2" w:val="clear"/>
            <w:tcMar>
              <w:top w:w="100.0" w:type="dxa"/>
              <w:left w:w="120.0" w:type="dxa"/>
              <w:bottom w:w="100.0" w:type="dxa"/>
              <w:right w:w="120.0" w:type="dxa"/>
            </w:tcMar>
          </w:tcPr>
          <w:p w:rsidR="00000000" w:rsidDel="00000000" w:rsidP="00000000" w:rsidRDefault="00000000" w:rsidRPr="00000000" w14:paraId="00000118">
            <w:pPr>
              <w:spacing w:line="240" w:lineRule="auto"/>
              <w:rPr/>
            </w:pPr>
            <w:r w:rsidDel="00000000" w:rsidR="00000000" w:rsidRPr="00000000">
              <w:rPr>
                <w:rtl w:val="0"/>
              </w:rPr>
              <w:t xml:space="preserve">Active as % of licensed seats</w:t>
            </w:r>
          </w:p>
        </w:tc>
        <w:tc>
          <w:tcPr>
            <w:shd w:fill="f2f2f2" w:val="clear"/>
            <w:tcMar>
              <w:top w:w="100.0" w:type="dxa"/>
              <w:left w:w="120.0" w:type="dxa"/>
              <w:bottom w:w="100.0" w:type="dxa"/>
              <w:right w:w="120.0" w:type="dxa"/>
            </w:tcMar>
          </w:tcPr>
          <w:p w:rsidR="00000000" w:rsidDel="00000000" w:rsidP="00000000" w:rsidRDefault="00000000" w:rsidRPr="00000000" w14:paraId="00000119">
            <w:pPr>
              <w:spacing w:line="240" w:lineRule="auto"/>
              <w:rPr/>
            </w:pPr>
            <w:r w:rsidDel="00000000" w:rsidR="00000000" w:rsidRPr="00000000">
              <w:rPr>
                <w:rtl w:val="0"/>
              </w:rPr>
              <w:t xml:space="preserve">63%</w:t>
            </w:r>
          </w:p>
        </w:tc>
        <w:tc>
          <w:tcPr>
            <w:shd w:fill="f2f2f2" w:val="clear"/>
            <w:tcMar>
              <w:top w:w="100.0" w:type="dxa"/>
              <w:left w:w="120.0" w:type="dxa"/>
              <w:bottom w:w="100.0" w:type="dxa"/>
              <w:right w:w="120.0" w:type="dxa"/>
            </w:tcMar>
          </w:tcPr>
          <w:p w:rsidR="00000000" w:rsidDel="00000000" w:rsidP="00000000" w:rsidRDefault="00000000" w:rsidRPr="00000000" w14:paraId="0000011A">
            <w:pPr>
              <w:spacing w:line="240" w:lineRule="auto"/>
              <w:rPr/>
            </w:pPr>
            <w:r w:rsidDel="00000000" w:rsidR="00000000" w:rsidRPr="00000000">
              <w:rPr>
                <w:rtl w:val="0"/>
              </w:rPr>
              <w:t xml:space="preserve">85% or higher</w:t>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11B">
            <w:pPr>
              <w:spacing w:line="240" w:lineRule="auto"/>
              <w:rPr/>
            </w:pPr>
            <w:r w:rsidDel="00000000" w:rsidR="00000000" w:rsidRPr="00000000">
              <w:rPr>
                <w:rtl w:val="0"/>
              </w:rPr>
              <w:t xml:space="preserve">C, Copilot</w:t>
            </w:r>
          </w:p>
        </w:tc>
        <w:tc>
          <w:tcPr>
            <w:shd w:fill="ffffff" w:val="clear"/>
            <w:tcMar>
              <w:top w:w="100.0" w:type="dxa"/>
              <w:left w:w="120.0" w:type="dxa"/>
              <w:bottom w:w="100.0" w:type="dxa"/>
              <w:right w:w="120.0" w:type="dxa"/>
            </w:tcMar>
          </w:tcPr>
          <w:p w:rsidR="00000000" w:rsidDel="00000000" w:rsidP="00000000" w:rsidRDefault="00000000" w:rsidRPr="00000000" w14:paraId="0000011C">
            <w:pPr>
              <w:spacing w:line="240" w:lineRule="auto"/>
              <w:rPr/>
            </w:pPr>
            <w:r w:rsidDel="00000000" w:rsidR="00000000" w:rsidRPr="00000000">
              <w:rPr>
                <w:rtl w:val="0"/>
              </w:rPr>
              <w:t xml:space="preserve">Engaged users</w:t>
            </w:r>
          </w:p>
        </w:tc>
        <w:tc>
          <w:tcPr>
            <w:shd w:fill="ffffff" w:val="clear"/>
            <w:tcMar>
              <w:top w:w="100.0" w:type="dxa"/>
              <w:left w:w="120.0" w:type="dxa"/>
              <w:bottom w:w="100.0" w:type="dxa"/>
              <w:right w:w="120.0" w:type="dxa"/>
            </w:tcMar>
          </w:tcPr>
          <w:p w:rsidR="00000000" w:rsidDel="00000000" w:rsidP="00000000" w:rsidRDefault="00000000" w:rsidRPr="00000000" w14:paraId="0000011D">
            <w:pPr>
              <w:spacing w:line="240" w:lineRule="auto"/>
              <w:rPr/>
            </w:pPr>
            <w:r w:rsidDel="00000000" w:rsidR="00000000" w:rsidRPr="00000000">
              <w:rPr>
                <w:rtl w:val="0"/>
              </w:rPr>
              <w:t xml:space="preserve">Not available</w:t>
            </w:r>
          </w:p>
        </w:tc>
        <w:tc>
          <w:tcPr>
            <w:shd w:fill="ffffff" w:val="clear"/>
            <w:tcMar>
              <w:top w:w="100.0" w:type="dxa"/>
              <w:left w:w="120.0" w:type="dxa"/>
              <w:bottom w:w="100.0" w:type="dxa"/>
              <w:right w:w="120.0" w:type="dxa"/>
            </w:tcMar>
          </w:tcPr>
          <w:p w:rsidR="00000000" w:rsidDel="00000000" w:rsidP="00000000" w:rsidRDefault="00000000" w:rsidRPr="00000000" w14:paraId="0000011E">
            <w:pPr>
              <w:spacing w:line="240" w:lineRule="auto"/>
              <w:rPr/>
            </w:pPr>
            <w:r w:rsidDel="00000000" w:rsidR="00000000" w:rsidRPr="00000000">
              <w:rPr>
                <w:rtl w:val="0"/>
              </w:rPr>
              <w:t xml:space="preserve">Establish and track</w:t>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11F">
            <w:pPr>
              <w:spacing w:line="240" w:lineRule="auto"/>
              <w:rPr/>
            </w:pPr>
            <w:r w:rsidDel="00000000" w:rsidR="00000000" w:rsidRPr="00000000">
              <w:rPr>
                <w:rtl w:val="0"/>
              </w:rPr>
              <w:t xml:space="preserve">D, Billing</w:t>
            </w:r>
          </w:p>
        </w:tc>
        <w:tc>
          <w:tcPr>
            <w:shd w:fill="f2f2f2" w:val="clear"/>
            <w:tcMar>
              <w:top w:w="100.0" w:type="dxa"/>
              <w:left w:w="120.0" w:type="dxa"/>
              <w:bottom w:w="100.0" w:type="dxa"/>
              <w:right w:w="120.0" w:type="dxa"/>
            </w:tcMar>
          </w:tcPr>
          <w:p w:rsidR="00000000" w:rsidDel="00000000" w:rsidP="00000000" w:rsidRDefault="00000000" w:rsidRPr="00000000" w14:paraId="00000120">
            <w:pPr>
              <w:spacing w:line="240" w:lineRule="auto"/>
              <w:rPr/>
            </w:pPr>
            <w:r w:rsidDel="00000000" w:rsidR="00000000" w:rsidRPr="00000000">
              <w:rPr>
                <w:rtl w:val="0"/>
              </w:rPr>
              <w:t xml:space="preserve">Total spend and cost per outcome</w:t>
            </w:r>
          </w:p>
        </w:tc>
        <w:tc>
          <w:tcPr>
            <w:shd w:fill="f2f2f2" w:val="clear"/>
            <w:tcMar>
              <w:top w:w="100.0" w:type="dxa"/>
              <w:left w:w="120.0" w:type="dxa"/>
              <w:bottom w:w="100.0" w:type="dxa"/>
              <w:right w:w="120.0" w:type="dxa"/>
            </w:tcMar>
          </w:tcPr>
          <w:p w:rsidR="00000000" w:rsidDel="00000000" w:rsidP="00000000" w:rsidRDefault="00000000" w:rsidRPr="00000000" w14:paraId="00000121">
            <w:pPr>
              <w:spacing w:line="240" w:lineRule="auto"/>
              <w:rPr/>
            </w:pPr>
            <w:r w:rsidDel="00000000" w:rsidR="00000000" w:rsidRPr="00000000">
              <w:rPr>
                <w:rtl w:val="0"/>
              </w:rPr>
              <w:t xml:space="preserve">$250k (July 2026)</w:t>
            </w:r>
          </w:p>
        </w:tc>
        <w:tc>
          <w:tcPr>
            <w:shd w:fill="f2f2f2" w:val="clear"/>
            <w:tcMar>
              <w:top w:w="100.0" w:type="dxa"/>
              <w:left w:w="120.0" w:type="dxa"/>
              <w:bottom w:w="100.0" w:type="dxa"/>
              <w:right w:w="120.0" w:type="dxa"/>
            </w:tcMar>
          </w:tcPr>
          <w:p w:rsidR="00000000" w:rsidDel="00000000" w:rsidP="00000000" w:rsidRDefault="00000000" w:rsidRPr="00000000" w14:paraId="00000122">
            <w:pPr>
              <w:spacing w:line="240" w:lineRule="auto"/>
              <w:rPr/>
            </w:pPr>
            <w:r w:rsidDel="00000000" w:rsidR="00000000" w:rsidRPr="00000000">
              <w:rPr>
                <w:rtl w:val="0"/>
              </w:rPr>
              <w:t xml:space="preserve">Governed growth</w:t>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123">
            <w:pPr>
              <w:spacing w:line="240" w:lineRule="auto"/>
              <w:rPr/>
            </w:pPr>
            <w:r w:rsidDel="00000000" w:rsidR="00000000" w:rsidRPr="00000000">
              <w:rPr>
                <w:rtl w:val="0"/>
              </w:rPr>
              <w:t xml:space="preserve">Hygiene</w:t>
            </w:r>
          </w:p>
        </w:tc>
        <w:tc>
          <w:tcPr>
            <w:shd w:fill="ffffff" w:val="clear"/>
            <w:tcMar>
              <w:top w:w="100.0" w:type="dxa"/>
              <w:left w:w="120.0" w:type="dxa"/>
              <w:bottom w:w="100.0" w:type="dxa"/>
              <w:right w:w="120.0" w:type="dxa"/>
            </w:tcMar>
          </w:tcPr>
          <w:p w:rsidR="00000000" w:rsidDel="00000000" w:rsidP="00000000" w:rsidRDefault="00000000" w:rsidRPr="00000000" w14:paraId="00000124">
            <w:pPr>
              <w:spacing w:line="240" w:lineRule="auto"/>
              <w:rPr/>
            </w:pPr>
            <w:r w:rsidDel="00000000" w:rsidR="00000000" w:rsidRPr="00000000">
              <w:rPr>
                <w:rtl w:val="0"/>
              </w:rPr>
              <w:t xml:space="preserve">Archived repository ratio</w:t>
            </w:r>
          </w:p>
        </w:tc>
        <w:tc>
          <w:tcPr>
            <w:shd w:fill="ffffff" w:val="clear"/>
            <w:tcMar>
              <w:top w:w="100.0" w:type="dxa"/>
              <w:left w:w="120.0" w:type="dxa"/>
              <w:bottom w:w="100.0" w:type="dxa"/>
              <w:right w:w="120.0" w:type="dxa"/>
            </w:tcMar>
          </w:tcPr>
          <w:p w:rsidR="00000000" w:rsidDel="00000000" w:rsidP="00000000" w:rsidRDefault="00000000" w:rsidRPr="00000000" w14:paraId="00000125">
            <w:pPr>
              <w:spacing w:line="240" w:lineRule="auto"/>
              <w:rPr/>
            </w:pPr>
            <w:r w:rsidDel="00000000" w:rsidR="00000000" w:rsidRPr="00000000">
              <w:rPr>
                <w:rtl w:val="0"/>
              </w:rPr>
              <w:t xml:space="preserve">39.3%</w:t>
            </w:r>
          </w:p>
        </w:tc>
        <w:tc>
          <w:tcPr>
            <w:shd w:fill="ffffff" w:val="clear"/>
            <w:tcMar>
              <w:top w:w="100.0" w:type="dxa"/>
              <w:left w:w="120.0" w:type="dxa"/>
              <w:bottom w:w="100.0" w:type="dxa"/>
              <w:right w:w="120.0" w:type="dxa"/>
            </w:tcMar>
          </w:tcPr>
          <w:p w:rsidR="00000000" w:rsidDel="00000000" w:rsidP="00000000" w:rsidRDefault="00000000" w:rsidRPr="00000000" w14:paraId="00000126">
            <w:pPr>
              <w:spacing w:line="240" w:lineRule="auto"/>
              <w:rPr/>
            </w:pPr>
            <w:r w:rsidDel="00000000" w:rsidR="00000000" w:rsidRPr="00000000">
              <w:rPr>
                <w:rtl w:val="0"/>
              </w:rPr>
              <w:t xml:space="preserve">Reconciled and reduced</w:t>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127">
            <w:pPr>
              <w:spacing w:line="240" w:lineRule="auto"/>
              <w:rPr/>
            </w:pPr>
            <w:r w:rsidDel="00000000" w:rsidR="00000000" w:rsidRPr="00000000">
              <w:rPr>
                <w:rtl w:val="0"/>
              </w:rPr>
              <w:t xml:space="preserve">Supply chain</w:t>
            </w:r>
          </w:p>
        </w:tc>
        <w:tc>
          <w:tcPr>
            <w:shd w:fill="f2f2f2" w:val="clear"/>
            <w:tcMar>
              <w:top w:w="100.0" w:type="dxa"/>
              <w:left w:w="120.0" w:type="dxa"/>
              <w:bottom w:w="100.0" w:type="dxa"/>
              <w:right w:w="120.0" w:type="dxa"/>
            </w:tcMar>
          </w:tcPr>
          <w:p w:rsidR="00000000" w:rsidDel="00000000" w:rsidP="00000000" w:rsidRDefault="00000000" w:rsidRPr="00000000" w14:paraId="00000128">
            <w:pPr>
              <w:spacing w:line="240" w:lineRule="auto"/>
              <w:rPr/>
            </w:pPr>
            <w:r w:rsidDel="00000000" w:rsidR="00000000" w:rsidRPr="00000000">
              <w:rPr>
                <w:rtl w:val="0"/>
              </w:rPr>
              <w:t xml:space="preserve">Open Dependabot alerts</w:t>
            </w:r>
          </w:p>
        </w:tc>
        <w:tc>
          <w:tcPr>
            <w:shd w:fill="f2f2f2" w:val="clear"/>
            <w:tcMar>
              <w:top w:w="100.0" w:type="dxa"/>
              <w:left w:w="120.0" w:type="dxa"/>
              <w:bottom w:w="100.0" w:type="dxa"/>
              <w:right w:w="120.0" w:type="dxa"/>
            </w:tcMar>
          </w:tcPr>
          <w:p w:rsidR="00000000" w:rsidDel="00000000" w:rsidP="00000000" w:rsidRDefault="00000000" w:rsidRPr="00000000" w14:paraId="00000129">
            <w:pPr>
              <w:spacing w:line="240" w:lineRule="auto"/>
              <w:rPr/>
            </w:pPr>
            <w:r w:rsidDel="00000000" w:rsidR="00000000" w:rsidRPr="00000000">
              <w:rPr>
                <w:rtl w:val="0"/>
              </w:rPr>
              <w:t xml:space="preserve">423,294 (floor)</w:t>
            </w:r>
          </w:p>
        </w:tc>
        <w:tc>
          <w:tcPr>
            <w:shd w:fill="f2f2f2" w:val="clear"/>
            <w:tcMar>
              <w:top w:w="100.0" w:type="dxa"/>
              <w:left w:w="120.0" w:type="dxa"/>
              <w:bottom w:w="100.0" w:type="dxa"/>
              <w:right w:w="120.0" w:type="dxa"/>
            </w:tcMar>
          </w:tcPr>
          <w:p w:rsidR="00000000" w:rsidDel="00000000" w:rsidP="00000000" w:rsidRDefault="00000000" w:rsidRPr="00000000" w14:paraId="0000012A">
            <w:pPr>
              <w:spacing w:line="240" w:lineRule="auto"/>
              <w:rPr/>
            </w:pPr>
            <w:r w:rsidDel="00000000" w:rsidR="00000000" w:rsidRPr="00000000">
              <w:rPr>
                <w:rtl w:val="0"/>
              </w:rPr>
              <w:t xml:space="preserve">Downward trend</w:t>
            </w:r>
          </w:p>
        </w:tc>
      </w:tr>
    </w:tbl>
    <w:p w:rsidR="00000000" w:rsidDel="00000000" w:rsidP="00000000" w:rsidRDefault="00000000" w:rsidRPr="00000000" w14:paraId="0000012B">
      <w:pPr>
        <w:spacing w:line="240" w:lineRule="auto"/>
        <w:rPr>
          <w:color w:val="1f1f1f"/>
        </w:rPr>
      </w:pPr>
      <w:r w:rsidDel="00000000" w:rsidR="00000000" w:rsidRPr="00000000">
        <w:rPr>
          <w:rtl w:val="0"/>
        </w:rPr>
      </w:r>
    </w:p>
    <w:p w:rsidR="00000000" w:rsidDel="00000000" w:rsidP="00000000" w:rsidRDefault="00000000" w:rsidRPr="00000000" w14:paraId="0000012C">
      <w:pPr>
        <w:spacing w:after="160" w:line="300" w:lineRule="auto"/>
        <w:jc w:val="both"/>
        <w:rPr>
          <w:sz w:val="32"/>
          <w:szCs w:val="32"/>
        </w:rPr>
      </w:pPr>
      <w:r w:rsidDel="00000000" w:rsidR="00000000" w:rsidRPr="00000000">
        <w:rPr>
          <w:rtl w:val="0"/>
        </w:rPr>
        <w:t xml:space="preserve">This baseline is regenerated monthly through a scheduled workflow, and each metric in the table above has a named owner reviewing it.</w:t>
      </w: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pStyle w:val="Heading1"/>
        <w:widowControl w:val="0"/>
        <w:spacing w:after="200" w:lineRule="auto"/>
        <w:rPr>
          <w:sz w:val="32"/>
          <w:szCs w:val="32"/>
        </w:rPr>
      </w:pPr>
      <w:bookmarkStart w:colFirst="0" w:colLast="0" w:name="_rsyoo4kwqgez" w:id="28"/>
      <w:bookmarkEnd w:id="28"/>
      <w:r w:rsidDel="00000000" w:rsidR="00000000" w:rsidRPr="00000000">
        <w:br w:type="page"/>
      </w:r>
      <w:r w:rsidDel="00000000" w:rsidR="00000000" w:rsidRPr="00000000">
        <w:rPr>
          <w:rtl w:val="0"/>
        </w:rPr>
      </w:r>
    </w:p>
    <w:p w:rsidR="00000000" w:rsidDel="00000000" w:rsidP="00000000" w:rsidRDefault="00000000" w:rsidRPr="00000000" w14:paraId="0000012F">
      <w:pPr>
        <w:pStyle w:val="Heading1"/>
        <w:widowControl w:val="0"/>
        <w:spacing w:after="200" w:lineRule="auto"/>
        <w:rPr>
          <w:sz w:val="32"/>
          <w:szCs w:val="32"/>
        </w:rPr>
      </w:pPr>
      <w:bookmarkStart w:colFirst="0" w:colLast="0" w:name="_4l3vz354k87f" w:id="29"/>
      <w:bookmarkEnd w:id="29"/>
      <w:r w:rsidDel="00000000" w:rsidR="00000000" w:rsidRPr="00000000">
        <w:rPr>
          <w:sz w:val="32"/>
          <w:szCs w:val="32"/>
          <w:rtl w:val="0"/>
        </w:rPr>
        <w:t xml:space="preserve">Investment and Cost Dependencies</w:t>
      </w:r>
    </w:p>
    <w:p w:rsidR="00000000" w:rsidDel="00000000" w:rsidP="00000000" w:rsidRDefault="00000000" w:rsidRPr="00000000" w14:paraId="00000130">
      <w:pPr>
        <w:spacing w:after="160" w:line="300" w:lineRule="auto"/>
        <w:jc w:val="both"/>
        <w:rPr/>
      </w:pPr>
      <w:r w:rsidDel="00000000" w:rsidR="00000000" w:rsidRPr="00000000">
        <w:rPr>
          <w:rtl w:val="0"/>
        </w:rPr>
        <w:t xml:space="preserve">Expansion carries real cost, but the cost is sequenced deliberately, and Phase 1 is designed to be largely self-funding rather than requiring a new budget up front.</w:t>
      </w:r>
    </w:p>
    <w:p w:rsidR="00000000" w:rsidDel="00000000" w:rsidP="00000000" w:rsidRDefault="00000000" w:rsidRPr="00000000" w14:paraId="00000131">
      <w:pPr>
        <w:pStyle w:val="Heading2"/>
        <w:keepNext w:val="0"/>
        <w:keepLines w:val="0"/>
        <w:spacing w:after="160" w:before="320" w:line="240" w:lineRule="auto"/>
        <w:rPr>
          <w:sz w:val="28"/>
          <w:szCs w:val="28"/>
        </w:rPr>
      </w:pPr>
      <w:r w:rsidDel="00000000" w:rsidR="00000000" w:rsidRPr="00000000">
        <w:rPr>
          <w:sz w:val="28"/>
          <w:szCs w:val="28"/>
          <w:rtl w:val="0"/>
        </w:rPr>
        <w:t xml:space="preserve">Cost Drivers by Track</w:t>
      </w:r>
    </w:p>
    <w:p w:rsidR="00000000" w:rsidDel="00000000" w:rsidP="00000000" w:rsidRDefault="00000000" w:rsidRPr="00000000" w14:paraId="00000132">
      <w:pPr>
        <w:numPr>
          <w:ilvl w:val="0"/>
          <w:numId w:val="2"/>
        </w:numPr>
        <w:spacing w:after="120" w:line="300" w:lineRule="auto"/>
        <w:ind w:left="720" w:hanging="260"/>
        <w:rPr>
          <w:rFonts w:ascii="Calibri" w:cs="Calibri" w:eastAsia="Calibri" w:hAnsi="Calibri"/>
        </w:rPr>
      </w:pPr>
      <w:r w:rsidDel="00000000" w:rsidR="00000000" w:rsidRPr="00000000">
        <w:rPr>
          <w:b w:val="1"/>
          <w:bCs w:val="1"/>
          <w:rtl w:val="0"/>
        </w:rPr>
        <w:t xml:space="preserve">Track A, GHAS: </w:t>
      </w:r>
      <w:r w:rsidDel="00000000" w:rsidR="00000000" w:rsidRPr="00000000">
        <w:rPr>
          <w:rtl w:val="0"/>
        </w:rPr>
        <w:t xml:space="preserve">GHAS is typically billed by unique active committer rather than by repository, so enabling more organizations raises the committer count that licensing is calculated against. The Phase 1 archived repository reconciliation directly reduces this. The enterprise-level committer count is not available from the organization-scoped API and needs confirmation from an enterprise administrator before Phase 2 waves are sized.</w:t>
      </w:r>
    </w:p>
    <w:p w:rsidR="00000000" w:rsidDel="00000000" w:rsidP="00000000" w:rsidRDefault="00000000" w:rsidRPr="00000000" w14:paraId="00000133">
      <w:pPr>
        <w:numPr>
          <w:ilvl w:val="0"/>
          <w:numId w:val="2"/>
        </w:numPr>
        <w:spacing w:after="120" w:line="300" w:lineRule="auto"/>
        <w:ind w:left="720" w:hanging="260"/>
        <w:rPr>
          <w:rFonts w:ascii="Calibri" w:cs="Calibri" w:eastAsia="Calibri" w:hAnsi="Calibri"/>
        </w:rPr>
      </w:pPr>
      <w:r w:rsidDel="00000000" w:rsidR="00000000" w:rsidRPr="00000000">
        <w:rPr>
          <w:b w:val="1"/>
          <w:bCs w:val="1"/>
          <w:rtl w:val="0"/>
        </w:rPr>
        <w:t xml:space="preserve">Track B, CodeQL: </w:t>
      </w:r>
      <w:r w:rsidDel="00000000" w:rsidR="00000000" w:rsidRPr="00000000">
        <w:rPr>
          <w:rtl w:val="0"/>
        </w:rPr>
        <w:t xml:space="preserve">there is no incremental license cost beyond GHAS itself, since CodeQL is included. The real cost is Actions minutes consumed while scans run, which is modest today at 99,883 minutes per period but will grow in proportion to coverage.</w:t>
      </w:r>
    </w:p>
    <w:p w:rsidR="00000000" w:rsidDel="00000000" w:rsidP="00000000" w:rsidRDefault="00000000" w:rsidRPr="00000000" w14:paraId="00000134">
      <w:pPr>
        <w:numPr>
          <w:ilvl w:val="0"/>
          <w:numId w:val="2"/>
        </w:numPr>
        <w:spacing w:after="120" w:line="300" w:lineRule="auto"/>
        <w:ind w:left="720" w:hanging="260"/>
        <w:rPr>
          <w:rFonts w:ascii="Calibri" w:cs="Calibri" w:eastAsia="Calibri" w:hAnsi="Calibri"/>
        </w:rPr>
      </w:pPr>
      <w:r w:rsidDel="00000000" w:rsidR="00000000" w:rsidRPr="00000000">
        <w:rPr>
          <w:b w:val="1"/>
          <w:bCs w:val="1"/>
          <w:rtl w:val="0"/>
        </w:rPr>
        <w:t xml:space="preserve">Track C, Copilot: </w:t>
      </w:r>
      <w:r w:rsidDel="00000000" w:rsidR="00000000" w:rsidRPr="00000000">
        <w:rPr>
          <w:rtl w:val="0"/>
        </w:rPr>
        <w:t xml:space="preserve">cost here is per seat. The 1,313 currently inactive seats are the primary lever for funding expansion, since reclaiming and redeploying them offsets new adoption before any net new seats need to be purchased.</w:t>
      </w:r>
    </w:p>
    <w:p w:rsidR="00000000" w:rsidDel="00000000" w:rsidP="00000000" w:rsidRDefault="00000000" w:rsidRPr="00000000" w14:paraId="00000135">
      <w:pPr>
        <w:numPr>
          <w:ilvl w:val="0"/>
          <w:numId w:val="2"/>
        </w:numPr>
        <w:spacing w:after="120" w:line="300" w:lineRule="auto"/>
        <w:ind w:left="720" w:hanging="260"/>
        <w:rPr>
          <w:rFonts w:ascii="Calibri" w:cs="Calibri" w:eastAsia="Calibri" w:hAnsi="Calibri"/>
        </w:rPr>
      </w:pPr>
      <w:r w:rsidDel="00000000" w:rsidR="00000000" w:rsidRPr="00000000">
        <w:rPr>
          <w:b w:val="1"/>
          <w:bCs w:val="1"/>
          <w:rtl w:val="0"/>
        </w:rPr>
        <w:t xml:space="preserve">Track D, Billing: </w:t>
      </w:r>
      <w:r w:rsidDel="00000000" w:rsidR="00000000" w:rsidRPr="00000000">
        <w:rPr>
          <w:rtl w:val="0"/>
        </w:rPr>
        <w:t xml:space="preserve">cost is negligible. The monthly refresh runs on existing self-hosted infrastructure.</w:t>
      </w:r>
    </w:p>
    <w:p w:rsidR="00000000" w:rsidDel="00000000" w:rsidP="00000000" w:rsidRDefault="00000000" w:rsidRPr="00000000" w14:paraId="00000136">
      <w:pPr>
        <w:pStyle w:val="Heading2"/>
        <w:keepNext w:val="0"/>
        <w:keepLines w:val="0"/>
        <w:spacing w:after="160" w:before="320" w:line="240" w:lineRule="auto"/>
        <w:rPr>
          <w:sz w:val="28"/>
          <w:szCs w:val="28"/>
        </w:rPr>
      </w:pPr>
      <w:r w:rsidDel="00000000" w:rsidR="00000000" w:rsidRPr="00000000">
        <w:rPr>
          <w:sz w:val="28"/>
          <w:szCs w:val="28"/>
          <w:rtl w:val="0"/>
        </w:rPr>
        <w:t xml:space="preserve">Self-Funding Logic</w:t>
      </w:r>
    </w:p>
    <w:p w:rsidR="00000000" w:rsidDel="00000000" w:rsidP="00000000" w:rsidRDefault="00000000" w:rsidRPr="00000000" w14:paraId="00000137">
      <w:pPr>
        <w:spacing w:after="160" w:line="300" w:lineRule="auto"/>
        <w:jc w:val="both"/>
        <w:rPr/>
      </w:pPr>
      <w:r w:rsidDel="00000000" w:rsidR="00000000" w:rsidRPr="00000000">
        <w:rPr>
          <w:rtl w:val="0"/>
        </w:rPr>
        <w:t xml:space="preserve">Phase 1 is explicitly designed to require no new spend. Turning on CodeQL scanning that is already paid for, reclaiming idle Copilot seats, and reconciling archived repositories all cost engineering time rather than budget. Phases 2 and 3 should each carry a predicted consumption delta under Track D, and where possible should be partly funded by what Phase 1 reclaims rather than treated as entirely new spend.</w:t>
      </w:r>
    </w:p>
    <w:p w:rsidR="00000000" w:rsidDel="00000000" w:rsidP="00000000" w:rsidRDefault="00000000" w:rsidRPr="00000000" w14:paraId="00000138">
      <w:pPr>
        <w:pStyle w:val="Heading2"/>
        <w:keepNext w:val="0"/>
        <w:keepLines w:val="0"/>
        <w:spacing w:after="160" w:before="320" w:line="240" w:lineRule="auto"/>
        <w:rPr>
          <w:sz w:val="28"/>
          <w:szCs w:val="28"/>
        </w:rPr>
      </w:pPr>
      <w:bookmarkStart w:colFirst="0" w:colLast="0" w:name="_rzyejo4e8vcz" w:id="30"/>
      <w:bookmarkEnd w:id="30"/>
      <w:r w:rsidDel="00000000" w:rsidR="00000000" w:rsidRPr="00000000">
        <w:rPr>
          <w:sz w:val="28"/>
          <w:szCs w:val="28"/>
          <w:rtl w:val="0"/>
        </w:rPr>
        <w:t xml:space="preserve">Near Zero Cost Dependencies</w:t>
      </w:r>
    </w:p>
    <w:p w:rsidR="00000000" w:rsidDel="00000000" w:rsidP="00000000" w:rsidRDefault="00000000" w:rsidRPr="00000000" w14:paraId="00000139">
      <w:pPr>
        <w:numPr>
          <w:ilvl w:val="0"/>
          <w:numId w:val="2"/>
        </w:numPr>
        <w:spacing w:after="120" w:line="300" w:lineRule="auto"/>
        <w:ind w:left="720" w:hanging="260"/>
        <w:rPr/>
      </w:pPr>
      <w:r w:rsidDel="00000000" w:rsidR="00000000" w:rsidRPr="00000000">
        <w:rPr>
          <w:rtl w:val="0"/>
        </w:rPr>
        <w:t xml:space="preserve">Allow listing the Copilot engagement report host on the self hosted runner proxy, which unblocks the Track C engagement metric.</w:t>
      </w:r>
    </w:p>
    <w:p w:rsidR="00000000" w:rsidDel="00000000" w:rsidP="00000000" w:rsidRDefault="00000000" w:rsidRPr="00000000" w14:paraId="0000013A">
      <w:pPr>
        <w:numPr>
          <w:ilvl w:val="0"/>
          <w:numId w:val="2"/>
        </w:numPr>
        <w:spacing w:after="120" w:line="300" w:lineRule="auto"/>
        <w:ind w:left="720" w:hanging="260"/>
        <w:rPr/>
      </w:pPr>
      <w:r w:rsidDel="00000000" w:rsidR="00000000" w:rsidRPr="00000000">
        <w:rPr>
          <w:rtl w:val="0"/>
        </w:rPr>
        <w:t xml:space="preserve">Enterprise administrator confirmation of GHAS committer billing figures, which sizes Track A accurately before its waves are planned.</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pStyle w:val="Heading1"/>
        <w:widowControl w:val="0"/>
        <w:rPr>
          <w:sz w:val="32"/>
          <w:szCs w:val="32"/>
        </w:rPr>
      </w:pPr>
      <w:bookmarkStart w:colFirst="0" w:colLast="0" w:name="_5hnmcncmxp6o" w:id="31"/>
      <w:bookmarkEnd w:id="31"/>
      <w:r w:rsidDel="00000000" w:rsidR="00000000" w:rsidRPr="00000000">
        <w:br w:type="page"/>
      </w:r>
      <w:r w:rsidDel="00000000" w:rsidR="00000000" w:rsidRPr="00000000">
        <w:rPr>
          <w:rtl w:val="0"/>
        </w:rPr>
      </w:r>
    </w:p>
    <w:p w:rsidR="00000000" w:rsidDel="00000000" w:rsidP="00000000" w:rsidRDefault="00000000" w:rsidRPr="00000000" w14:paraId="0000013D">
      <w:pPr>
        <w:pStyle w:val="Heading1"/>
        <w:widowControl w:val="0"/>
        <w:spacing w:after="200" w:lineRule="auto"/>
        <w:rPr>
          <w:sz w:val="32"/>
          <w:szCs w:val="32"/>
        </w:rPr>
      </w:pPr>
      <w:bookmarkStart w:colFirst="0" w:colLast="0" w:name="_mz9o3dk0m24a" w:id="32"/>
      <w:bookmarkEnd w:id="32"/>
      <w:r w:rsidDel="00000000" w:rsidR="00000000" w:rsidRPr="00000000">
        <w:rPr>
          <w:sz w:val="32"/>
          <w:szCs w:val="32"/>
          <w:rtl w:val="0"/>
        </w:rPr>
        <w:t xml:space="preserve">Risk and Dependencies </w:t>
      </w:r>
    </w:p>
    <w:p w:rsidR="00000000" w:rsidDel="00000000" w:rsidP="00000000" w:rsidRDefault="00000000" w:rsidRPr="00000000" w14:paraId="0000013E">
      <w:pPr>
        <w:pStyle w:val="Heading2"/>
        <w:keepNext w:val="0"/>
        <w:keepLines w:val="0"/>
        <w:spacing w:after="160" w:before="320" w:line="240" w:lineRule="auto"/>
        <w:rPr>
          <w:sz w:val="28"/>
          <w:szCs w:val="28"/>
        </w:rPr>
      </w:pPr>
      <w:r w:rsidDel="00000000" w:rsidR="00000000" w:rsidRPr="00000000">
        <w:rPr>
          <w:sz w:val="28"/>
          <w:szCs w:val="28"/>
          <w:rtl w:val="0"/>
        </w:rPr>
        <w:t xml:space="preserve">Programme Risks</w:t>
      </w:r>
    </w:p>
    <w:tbl>
      <w:tblPr>
        <w:tblStyle w:val="Table8"/>
        <w:tblW w:w="98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3200"/>
        <w:gridCol w:w="3200"/>
        <w:gridCol w:w="3400"/>
        <w:tblGridChange w:id="0">
          <w:tblGrid>
            <w:gridCol w:w="3200"/>
            <w:gridCol w:w="3200"/>
            <w:gridCol w:w="3400"/>
          </w:tblGrid>
        </w:tblGridChange>
      </w:tblGrid>
      <w:tr>
        <w:trPr>
          <w:cantSplit w:val="0"/>
          <w:tblHeader w:val="1"/>
        </w:trPr>
        <w:tc>
          <w:tcPr>
            <w:shd w:fill="000000" w:val="clear"/>
            <w:tcMar>
              <w:top w:w="100.0" w:type="dxa"/>
              <w:left w:w="120.0" w:type="dxa"/>
              <w:bottom w:w="100.0" w:type="dxa"/>
              <w:right w:w="120.0" w:type="dxa"/>
            </w:tcMar>
          </w:tcPr>
          <w:p w:rsidR="00000000" w:rsidDel="00000000" w:rsidP="00000000" w:rsidRDefault="00000000" w:rsidRPr="00000000" w14:paraId="0000013F">
            <w:pPr>
              <w:spacing w:line="240" w:lineRule="auto"/>
              <w:rPr>
                <w:color w:val="1f1f1f"/>
              </w:rPr>
            </w:pPr>
            <w:r w:rsidDel="00000000" w:rsidR="00000000" w:rsidRPr="00000000">
              <w:rPr>
                <w:b w:val="1"/>
                <w:bCs w:val="1"/>
                <w:color w:val="ffffff"/>
                <w:rtl w:val="0"/>
              </w:rPr>
              <w:t xml:space="preserve">Risk</w:t>
            </w:r>
            <w:r w:rsidDel="00000000" w:rsidR="00000000" w:rsidRPr="00000000">
              <w:rPr>
                <w:rtl w:val="0"/>
              </w:rPr>
            </w:r>
          </w:p>
        </w:tc>
        <w:tc>
          <w:tcPr>
            <w:shd w:fill="000000" w:val="clear"/>
            <w:tcMar>
              <w:top w:w="100.0" w:type="dxa"/>
              <w:left w:w="120.0" w:type="dxa"/>
              <w:bottom w:w="100.0" w:type="dxa"/>
              <w:right w:w="120.0" w:type="dxa"/>
            </w:tcMar>
          </w:tcPr>
          <w:p w:rsidR="00000000" w:rsidDel="00000000" w:rsidP="00000000" w:rsidRDefault="00000000" w:rsidRPr="00000000" w14:paraId="00000140">
            <w:pPr>
              <w:spacing w:line="240" w:lineRule="auto"/>
              <w:rPr>
                <w:color w:val="1f1f1f"/>
              </w:rPr>
            </w:pPr>
            <w:r w:rsidDel="00000000" w:rsidR="00000000" w:rsidRPr="00000000">
              <w:rPr>
                <w:b w:val="1"/>
                <w:bCs w:val="1"/>
                <w:color w:val="ffffff"/>
                <w:rtl w:val="0"/>
              </w:rPr>
              <w:t xml:space="preserve">Impact</w:t>
            </w:r>
            <w:r w:rsidDel="00000000" w:rsidR="00000000" w:rsidRPr="00000000">
              <w:rPr>
                <w:rtl w:val="0"/>
              </w:rPr>
            </w:r>
          </w:p>
        </w:tc>
        <w:tc>
          <w:tcPr>
            <w:shd w:fill="000000" w:val="clear"/>
            <w:tcMar>
              <w:top w:w="100.0" w:type="dxa"/>
              <w:left w:w="120.0" w:type="dxa"/>
              <w:bottom w:w="100.0" w:type="dxa"/>
              <w:right w:w="120.0" w:type="dxa"/>
            </w:tcMar>
          </w:tcPr>
          <w:p w:rsidR="00000000" w:rsidDel="00000000" w:rsidP="00000000" w:rsidRDefault="00000000" w:rsidRPr="00000000" w14:paraId="00000141">
            <w:pPr>
              <w:spacing w:line="240" w:lineRule="auto"/>
              <w:rPr>
                <w:color w:val="1f1f1f"/>
              </w:rPr>
            </w:pPr>
            <w:r w:rsidDel="00000000" w:rsidR="00000000" w:rsidRPr="00000000">
              <w:rPr>
                <w:b w:val="1"/>
                <w:bCs w:val="1"/>
                <w:color w:val="ffffff"/>
                <w:rtl w:val="0"/>
              </w:rPr>
              <w:t xml:space="preserve">Mitigation</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142">
            <w:pPr>
              <w:spacing w:line="240" w:lineRule="auto"/>
              <w:rPr/>
            </w:pPr>
            <w:r w:rsidDel="00000000" w:rsidR="00000000" w:rsidRPr="00000000">
              <w:rPr>
                <w:sz w:val="20"/>
                <w:szCs w:val="20"/>
                <w:rtl w:val="0"/>
              </w:rPr>
              <w:t xml:space="preserve">Turning on CodeQL or GHAS at scale surfaces a large volume of findings at once</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43">
            <w:pPr>
              <w:spacing w:line="240" w:lineRule="auto"/>
              <w:rPr/>
            </w:pPr>
            <w:r w:rsidDel="00000000" w:rsidR="00000000" w:rsidRPr="00000000">
              <w:rPr>
                <w:sz w:val="20"/>
                <w:szCs w:val="20"/>
                <w:rtl w:val="0"/>
              </w:rPr>
              <w:t xml:space="preserve">Triage capacity gets overwhelmed and teams disengage from the process</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44">
            <w:pPr>
              <w:spacing w:line="240" w:lineRule="auto"/>
              <w:rPr/>
            </w:pPr>
            <w:r w:rsidDel="00000000" w:rsidR="00000000" w:rsidRPr="00000000">
              <w:rPr>
                <w:sz w:val="20"/>
                <w:szCs w:val="20"/>
                <w:rtl w:val="0"/>
              </w:rPr>
              <w:t xml:space="preserve">Phase in by wave rather than all at once, with a stated triage service level and a burn down plan agreed before each wave starts</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145">
            <w:pPr>
              <w:spacing w:line="240" w:lineRule="auto"/>
              <w:rPr/>
            </w:pPr>
            <w:r w:rsidDel="00000000" w:rsidR="00000000" w:rsidRPr="00000000">
              <w:rPr>
                <w:sz w:val="20"/>
                <w:szCs w:val="20"/>
                <w:rtl w:val="0"/>
              </w:rPr>
              <w:t xml:space="preserve">Idle Copilot spend continues unaddressed</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146">
            <w:pPr>
              <w:spacing w:line="240" w:lineRule="auto"/>
              <w:rPr/>
            </w:pPr>
            <w:r w:rsidDel="00000000" w:rsidR="00000000" w:rsidRPr="00000000">
              <w:rPr>
                <w:sz w:val="20"/>
                <w:szCs w:val="20"/>
                <w:rtl w:val="0"/>
              </w:rPr>
              <w:t xml:space="preserve">37 percent of seats stay unused, and that makes the case for further expansion harder to justify</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147">
            <w:pPr>
              <w:spacing w:line="240" w:lineRule="auto"/>
              <w:rPr/>
            </w:pPr>
            <w:r w:rsidDel="00000000" w:rsidR="00000000" w:rsidRPr="00000000">
              <w:rPr>
                <w:sz w:val="20"/>
                <w:szCs w:val="20"/>
                <w:rtl w:val="0"/>
              </w:rPr>
              <w:t xml:space="preserve">Monthly active versus licensed review, with reclamation built into Phase 1</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148">
            <w:pPr>
              <w:spacing w:line="240" w:lineRule="auto"/>
              <w:rPr/>
            </w:pPr>
            <w:r w:rsidDel="00000000" w:rsidR="00000000" w:rsidRPr="00000000">
              <w:rPr>
                <w:sz w:val="20"/>
                <w:szCs w:val="20"/>
                <w:rtl w:val="0"/>
              </w:rPr>
              <w:t xml:space="preserve">Archived repositories are not reconciled</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49">
            <w:pPr>
              <w:spacing w:line="240" w:lineRule="auto"/>
              <w:rPr/>
            </w:pPr>
            <w:r w:rsidDel="00000000" w:rsidR="00000000" w:rsidRPr="00000000">
              <w:rPr>
                <w:sz w:val="20"/>
                <w:szCs w:val="20"/>
                <w:rtl w:val="0"/>
              </w:rPr>
              <w:t xml:space="preserve">Risk figures and licensing estimates stay inflated by dead repositories</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4A">
            <w:pPr>
              <w:spacing w:line="240" w:lineRule="auto"/>
              <w:rPr/>
            </w:pPr>
            <w:r w:rsidDel="00000000" w:rsidR="00000000" w:rsidRPr="00000000">
              <w:rPr>
                <w:sz w:val="20"/>
                <w:szCs w:val="20"/>
                <w:rtl w:val="0"/>
              </w:rPr>
              <w:t xml:space="preserve">Reconcile the 11,022 archived repositories as a Phase 1 activity</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14B">
            <w:pPr>
              <w:spacing w:line="240" w:lineRule="auto"/>
              <w:rPr/>
            </w:pPr>
            <w:r w:rsidDel="00000000" w:rsidR="00000000" w:rsidRPr="00000000">
              <w:rPr>
                <w:sz w:val="20"/>
                <w:szCs w:val="20"/>
                <w:rtl w:val="0"/>
              </w:rPr>
              <w:t xml:space="preserve">Consumption grows faster than governance can keep up</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14C">
            <w:pPr>
              <w:spacing w:line="240" w:lineRule="auto"/>
              <w:rPr/>
            </w:pPr>
            <w:r w:rsidDel="00000000" w:rsidR="00000000" w:rsidRPr="00000000">
              <w:rPr>
                <w:sz w:val="20"/>
                <w:szCs w:val="20"/>
                <w:rtl w:val="0"/>
              </w:rPr>
              <w:t xml:space="preserve">A cost surprise reaches leadership instead of being caught early</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14D">
            <w:pPr>
              <w:spacing w:line="240" w:lineRule="auto"/>
              <w:rPr/>
            </w:pPr>
            <w:r w:rsidDel="00000000" w:rsidR="00000000" w:rsidRPr="00000000">
              <w:rPr>
                <w:sz w:val="20"/>
                <w:szCs w:val="20"/>
                <w:rtl w:val="0"/>
              </w:rPr>
              <w:t xml:space="preserve">Enable the monthly refresh and per organization guardrails before Phase 2 expansion begins</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14E">
            <w:pPr>
              <w:spacing w:line="240" w:lineRule="auto"/>
              <w:rPr/>
            </w:pPr>
            <w:r w:rsidDel="00000000" w:rsidR="00000000" w:rsidRPr="00000000">
              <w:rPr>
                <w:sz w:val="20"/>
                <w:szCs w:val="20"/>
                <w:rtl w:val="0"/>
              </w:rPr>
              <w:t xml:space="preserve">Rollout proceeds without a documented runbook</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4F">
            <w:pPr>
              <w:spacing w:line="240" w:lineRule="auto"/>
              <w:rPr/>
            </w:pPr>
            <w:r w:rsidDel="00000000" w:rsidR="00000000" w:rsidRPr="00000000">
              <w:rPr>
                <w:sz w:val="20"/>
                <w:szCs w:val="20"/>
                <w:rtl w:val="0"/>
              </w:rPr>
              <w:t xml:space="preserve">Onboarding new organizations is slow and inconsistent between teams</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50">
            <w:pPr>
              <w:spacing w:line="240" w:lineRule="auto"/>
              <w:rPr/>
            </w:pPr>
            <w:r w:rsidDel="00000000" w:rsidR="00000000" w:rsidRPr="00000000">
              <w:rPr>
                <w:sz w:val="20"/>
                <w:szCs w:val="20"/>
                <w:rtl w:val="0"/>
              </w:rPr>
              <w:t xml:space="preserve">Document the pfizer-eps rollout as the reference implementation before Phase 2 starts</w:t>
            </w:r>
            <w:r w:rsidDel="00000000" w:rsidR="00000000" w:rsidRPr="00000000">
              <w:rPr>
                <w:rtl w:val="0"/>
              </w:rPr>
            </w:r>
          </w:p>
        </w:tc>
      </w:tr>
    </w:tbl>
    <w:p w:rsidR="00000000" w:rsidDel="00000000" w:rsidP="00000000" w:rsidRDefault="00000000" w:rsidRPr="00000000" w14:paraId="00000151">
      <w:pPr>
        <w:spacing w:line="240" w:lineRule="auto"/>
        <w:rPr>
          <w:color w:val="1f1f1f"/>
        </w:rPr>
      </w:pPr>
      <w:r w:rsidDel="00000000" w:rsidR="00000000" w:rsidRPr="00000000">
        <w:rPr>
          <w:rtl w:val="0"/>
        </w:rPr>
      </w:r>
    </w:p>
    <w:p w:rsidR="00000000" w:rsidDel="00000000" w:rsidP="00000000" w:rsidRDefault="00000000" w:rsidRPr="00000000" w14:paraId="00000152">
      <w:pPr>
        <w:pStyle w:val="Heading2"/>
        <w:keepNext w:val="0"/>
        <w:keepLines w:val="0"/>
        <w:spacing w:after="160" w:before="320" w:line="240" w:lineRule="auto"/>
        <w:rPr>
          <w:sz w:val="28"/>
          <w:szCs w:val="28"/>
        </w:rPr>
      </w:pPr>
      <w:r w:rsidDel="00000000" w:rsidR="00000000" w:rsidRPr="00000000">
        <w:rPr>
          <w:sz w:val="28"/>
          <w:szCs w:val="28"/>
          <w:rtl w:val="0"/>
        </w:rPr>
        <w:t xml:space="preserve">Why Some Figures Are Floors or Not Available</w:t>
      </w:r>
    </w:p>
    <w:p w:rsidR="00000000" w:rsidDel="00000000" w:rsidP="00000000" w:rsidRDefault="00000000" w:rsidRPr="00000000" w14:paraId="00000153">
      <w:pPr>
        <w:spacing w:after="160" w:line="300" w:lineRule="auto"/>
        <w:jc w:val="both"/>
        <w:rPr>
          <w:color w:val="1f1f1f"/>
        </w:rPr>
      </w:pPr>
      <w:r w:rsidDel="00000000" w:rsidR="00000000" w:rsidRPr="00000000">
        <w:rPr>
          <w:color w:val="1f1f1f"/>
          <w:rtl w:val="0"/>
        </w:rPr>
        <w:t xml:space="preserve">A few figures in this baseline are stated as floors or as not available rather than as precise numbers, and it is worth being direct about why, since none of them are guesses standing in for missing data.</w:t>
      </w:r>
    </w:p>
    <w:p w:rsidR="00000000" w:rsidDel="00000000" w:rsidP="00000000" w:rsidRDefault="00000000" w:rsidRPr="00000000" w14:paraId="00000154">
      <w:pPr>
        <w:numPr>
          <w:ilvl w:val="0"/>
          <w:numId w:val="4"/>
        </w:numPr>
        <w:spacing w:after="120" w:line="300" w:lineRule="auto"/>
        <w:ind w:left="720" w:hanging="260"/>
        <w:rPr>
          <w:rFonts w:ascii="Calibri" w:cs="Calibri" w:eastAsia="Calibri" w:hAnsi="Calibri"/>
          <w:color w:val="1f1f1f"/>
        </w:rPr>
      </w:pPr>
      <w:r w:rsidDel="00000000" w:rsidR="00000000" w:rsidRPr="00000000">
        <w:rPr>
          <w:b w:val="1"/>
          <w:bCs w:val="1"/>
          <w:color w:val="1f1f1f"/>
          <w:rtl w:val="0"/>
        </w:rPr>
        <w:t xml:space="preserve">Dependabot alerts, 423,294, is a floor. </w:t>
      </w:r>
      <w:r w:rsidDel="00000000" w:rsidR="00000000" w:rsidRPr="00000000">
        <w:rPr>
          <w:color w:val="1f1f1f"/>
          <w:rtl w:val="0"/>
        </w:rPr>
        <w:t xml:space="preserve">pfizer and pfizer-business-services each hit the API's 100,000 alert per organization counting cap, so the true enterprise total is higher than what is reported here.</w:t>
      </w:r>
    </w:p>
    <w:p w:rsidR="00000000" w:rsidDel="00000000" w:rsidP="00000000" w:rsidRDefault="00000000" w:rsidRPr="00000000" w14:paraId="00000155">
      <w:pPr>
        <w:numPr>
          <w:ilvl w:val="0"/>
          <w:numId w:val="4"/>
        </w:numPr>
        <w:spacing w:after="120" w:line="300" w:lineRule="auto"/>
        <w:ind w:left="720" w:hanging="260"/>
        <w:rPr>
          <w:rFonts w:ascii="Calibri" w:cs="Calibri" w:eastAsia="Calibri" w:hAnsi="Calibri"/>
          <w:color w:val="1f1f1f"/>
        </w:rPr>
      </w:pPr>
      <w:r w:rsidDel="00000000" w:rsidR="00000000" w:rsidRPr="00000000">
        <w:rPr>
          <w:b w:val="1"/>
          <w:bCs w:val="1"/>
          <w:color w:val="1f1f1f"/>
          <w:rtl w:val="0"/>
        </w:rPr>
        <w:t xml:space="preserve">CodeQL coverage, 987, is a lower bound. </w:t>
      </w:r>
      <w:r w:rsidDel="00000000" w:rsidR="00000000" w:rsidRPr="00000000">
        <w:rPr>
          <w:color w:val="1f1f1f"/>
          <w:rtl w:val="0"/>
        </w:rPr>
        <w:t xml:space="preserve">It counts repositories with at least one open code scanning alert. A repository that is scanning cleanly with zero open alerts is not counted, since the per-repository code scanning endpoint commonly returns a permission error rather than a clean result in that case.</w:t>
      </w:r>
    </w:p>
    <w:p w:rsidR="00000000" w:rsidDel="00000000" w:rsidP="00000000" w:rsidRDefault="00000000" w:rsidRPr="00000000" w14:paraId="00000156">
      <w:pPr>
        <w:numPr>
          <w:ilvl w:val="0"/>
          <w:numId w:val="4"/>
        </w:numPr>
        <w:spacing w:after="120" w:line="300" w:lineRule="auto"/>
        <w:ind w:left="720" w:hanging="260"/>
        <w:rPr>
          <w:rFonts w:ascii="Calibri" w:cs="Calibri" w:eastAsia="Calibri" w:hAnsi="Calibri"/>
          <w:color w:val="1f1f1f"/>
        </w:rPr>
      </w:pPr>
      <w:r w:rsidDel="00000000" w:rsidR="00000000" w:rsidRPr="00000000">
        <w:rPr>
          <w:b w:val="1"/>
          <w:bCs w:val="1"/>
          <w:color w:val="1f1f1f"/>
          <w:rtl w:val="0"/>
        </w:rPr>
        <w:t xml:space="preserve">Copilot engagement is not available. </w:t>
      </w:r>
      <w:r w:rsidDel="00000000" w:rsidR="00000000" w:rsidRPr="00000000">
        <w:rPr>
          <w:color w:val="1f1f1f"/>
          <w:rtl w:val="0"/>
        </w:rPr>
        <w:t xml:space="preserve">The inline engagement metrics endpoint GitHub previously offered has been retired. The replacement reporting endpoint returns a download link to a GitHub hosted report host, and that host is currently blocked by the self hosted runner's proxy. Allow listing that host is what unblocks this.</w:t>
      </w:r>
    </w:p>
    <w:p w:rsidR="00000000" w:rsidDel="00000000" w:rsidP="00000000" w:rsidRDefault="00000000" w:rsidRPr="00000000" w14:paraId="00000157">
      <w:pPr>
        <w:numPr>
          <w:ilvl w:val="0"/>
          <w:numId w:val="4"/>
        </w:numPr>
        <w:spacing w:after="120" w:line="300" w:lineRule="auto"/>
        <w:ind w:left="720" w:hanging="260"/>
        <w:rPr>
          <w:rFonts w:ascii="Calibri" w:cs="Calibri" w:eastAsia="Calibri" w:hAnsi="Calibri"/>
          <w:color w:val="1f1f1f"/>
        </w:rPr>
      </w:pPr>
      <w:r w:rsidDel="00000000" w:rsidR="00000000" w:rsidRPr="00000000">
        <w:rPr>
          <w:b w:val="1"/>
          <w:bCs w:val="1"/>
          <w:color w:val="1f1f1f"/>
          <w:rtl w:val="0"/>
        </w:rPr>
        <w:t xml:space="preserve">GHAS active committers is not available. </w:t>
      </w:r>
      <w:r w:rsidDel="00000000" w:rsidR="00000000" w:rsidRPr="00000000">
        <w:rPr>
          <w:color w:val="1f1f1f"/>
          <w:rtl w:val="0"/>
        </w:rPr>
        <w:t xml:space="preserve">The organization scoped API endpoint for this returns an error, because committer billing for GHAS is calculated at the enterprise level rather than the organization level. Getting a precise figure requires enterprise administrator access.</w:t>
      </w:r>
    </w:p>
    <w:p w:rsidR="00000000" w:rsidDel="00000000" w:rsidP="00000000" w:rsidRDefault="00000000" w:rsidRPr="00000000" w14:paraId="00000158">
      <w:pPr>
        <w:numPr>
          <w:ilvl w:val="0"/>
          <w:numId w:val="4"/>
        </w:numPr>
        <w:spacing w:after="120" w:line="300" w:lineRule="auto"/>
        <w:ind w:left="720" w:hanging="260"/>
        <w:rPr>
          <w:rFonts w:ascii="Calibri" w:cs="Calibri" w:eastAsia="Calibri" w:hAnsi="Calibri"/>
          <w:color w:val="1f1f1f"/>
        </w:rPr>
      </w:pPr>
      <w:r w:rsidDel="00000000" w:rsidR="00000000" w:rsidRPr="00000000">
        <w:rPr>
          <w:b w:val="1"/>
          <w:bCs w:val="1"/>
          <w:color w:val="1f1f1f"/>
          <w:rtl w:val="0"/>
        </w:rPr>
        <w:t xml:space="preserve">Storage figures are reported in gigabyte hours, </w:t>
      </w:r>
      <w:r w:rsidDel="00000000" w:rsidR="00000000" w:rsidRPr="00000000">
        <w:rPr>
          <w:color w:val="1f1f1f"/>
          <w:rtl w:val="0"/>
        </w:rPr>
        <w:t xml:space="preserve">which is the unit GitHub's usage API returns, rather than as a point in time gigabyte snapshot.</w:t>
      </w:r>
    </w:p>
    <w:p w:rsidR="00000000" w:rsidDel="00000000" w:rsidP="00000000" w:rsidRDefault="00000000" w:rsidRPr="00000000" w14:paraId="00000159">
      <w:pPr>
        <w:spacing w:after="160" w:line="300" w:lineRule="auto"/>
        <w:jc w:val="both"/>
        <w:rPr>
          <w:color w:val="1f1f1f"/>
        </w:rPr>
      </w:pPr>
      <w:r w:rsidDel="00000000" w:rsidR="00000000" w:rsidRPr="00000000">
        <w:rPr>
          <w:color w:val="1f1f1f"/>
          <w:rtl w:val="0"/>
        </w:rPr>
        <w:t xml:space="preserve">None of these limitations block the roadmap. Each one is either a scoped, known enhancement to the collector or an external dependency that is already named and assigned in this document.</w:t>
      </w:r>
    </w:p>
    <w:p w:rsidR="00000000" w:rsidDel="00000000" w:rsidP="00000000" w:rsidRDefault="00000000" w:rsidRPr="00000000" w14:paraId="0000015A">
      <w:pPr>
        <w:pStyle w:val="Heading2"/>
        <w:keepNext w:val="0"/>
        <w:keepLines w:val="0"/>
        <w:spacing w:after="160" w:before="320" w:line="240" w:lineRule="auto"/>
        <w:rPr>
          <w:sz w:val="28"/>
          <w:szCs w:val="28"/>
        </w:rPr>
      </w:pPr>
      <w:bookmarkStart w:colFirst="0" w:colLast="0" w:name="_crvpg5g93kza" w:id="33"/>
      <w:bookmarkEnd w:id="33"/>
      <w:r w:rsidDel="00000000" w:rsidR="00000000" w:rsidRPr="00000000">
        <w:rPr>
          <w:sz w:val="28"/>
          <w:szCs w:val="28"/>
          <w:rtl w:val="0"/>
        </w:rPr>
        <w:t xml:space="preserve">External Dependencies</w:t>
      </w:r>
    </w:p>
    <w:p w:rsidR="00000000" w:rsidDel="00000000" w:rsidP="00000000" w:rsidRDefault="00000000" w:rsidRPr="00000000" w14:paraId="0000015B">
      <w:pPr>
        <w:spacing w:after="160" w:line="300" w:lineRule="auto"/>
        <w:jc w:val="both"/>
        <w:rPr/>
      </w:pPr>
      <w:r w:rsidDel="00000000" w:rsidR="00000000" w:rsidRPr="00000000">
        <w:rPr>
          <w:color w:val="1f1f1f"/>
          <w:rtl w:val="0"/>
        </w:rPr>
        <w:t xml:space="preserve">This roadmap depends on continued execution of the existing GHAS Governance and Rollout Outline as its operating framework, on continued progress of the RAM integration workstream to unblock the Track A wave sequencing, and on the EMU readiness workstream reaching its Phase 3 handover. A delay in any of these affects the corresponding track directly.</w:t>
      </w:r>
      <w:r w:rsidDel="00000000" w:rsidR="00000000" w:rsidRPr="00000000">
        <w:rPr>
          <w:rtl w:val="0"/>
        </w:rPr>
      </w:r>
    </w:p>
    <w:p w:rsidR="00000000" w:rsidDel="00000000" w:rsidP="00000000" w:rsidRDefault="00000000" w:rsidRPr="00000000" w14:paraId="0000015C">
      <w:pPr>
        <w:pStyle w:val="Heading1"/>
        <w:widowControl w:val="0"/>
        <w:rPr>
          <w:color w:val="1f1f1f"/>
        </w:rPr>
      </w:pPr>
      <w:bookmarkStart w:colFirst="0" w:colLast="0" w:name="_w0nxxeyo7cid" w:id="34"/>
      <w:bookmarkEnd w:id="34"/>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pStyle w:val="Heading1"/>
        <w:widowControl w:val="0"/>
        <w:rPr>
          <w:sz w:val="32"/>
          <w:szCs w:val="32"/>
        </w:rPr>
      </w:pPr>
      <w:bookmarkStart w:colFirst="0" w:colLast="0" w:name="_xo5gcqpu0yvq" w:id="35"/>
      <w:bookmarkEnd w:id="35"/>
      <w:r w:rsidDel="00000000" w:rsidR="00000000" w:rsidRPr="00000000">
        <w:br w:type="page"/>
      </w:r>
      <w:r w:rsidDel="00000000" w:rsidR="00000000" w:rsidRPr="00000000">
        <w:rPr>
          <w:rtl w:val="0"/>
        </w:rPr>
      </w:r>
    </w:p>
    <w:p w:rsidR="00000000" w:rsidDel="00000000" w:rsidP="00000000" w:rsidRDefault="00000000" w:rsidRPr="00000000" w14:paraId="0000015F">
      <w:pPr>
        <w:pStyle w:val="Heading1"/>
        <w:widowControl w:val="0"/>
        <w:rPr>
          <w:sz w:val="32"/>
          <w:szCs w:val="32"/>
        </w:rPr>
      </w:pPr>
      <w:bookmarkStart w:colFirst="0" w:colLast="0" w:name="_re1tnw7nr7dd" w:id="36"/>
      <w:bookmarkEnd w:id="36"/>
      <w:r w:rsidDel="00000000" w:rsidR="00000000" w:rsidRPr="00000000">
        <w:rPr>
          <w:sz w:val="32"/>
          <w:szCs w:val="32"/>
          <w:rtl w:val="0"/>
        </w:rPr>
        <w:t xml:space="preserve">What This Document Does Not Cover</w:t>
      </w:r>
    </w:p>
    <w:p w:rsidR="00000000" w:rsidDel="00000000" w:rsidP="00000000" w:rsidRDefault="00000000" w:rsidRPr="00000000" w14:paraId="00000160">
      <w:pPr>
        <w:rPr/>
      </w:pPr>
      <w:commentRangeStart w:id="2"/>
      <w:commentRangeStart w:id="3"/>
      <w:r w:rsidDel="00000000" w:rsidR="00000000" w:rsidRPr="00000000">
        <w:rPr>
          <w:rtl w:val="0"/>
        </w:rPr>
      </w:r>
    </w:p>
    <w:p w:rsidR="00000000" w:rsidDel="00000000" w:rsidP="00000000" w:rsidRDefault="00000000" w:rsidRPr="00000000" w14:paraId="00000161">
      <w:pPr>
        <w:spacing w:after="160" w:line="300" w:lineRule="auto"/>
        <w:jc w:val="both"/>
        <w:rPr>
          <w:color w:val="1f1f1f"/>
        </w:rPr>
      </w:pPr>
      <w:r w:rsidDel="00000000" w:rsidR="00000000" w:rsidRPr="00000000">
        <w:rPr>
          <w:color w:val="1f1f1f"/>
          <w:rtl w:val="0"/>
        </w:rPr>
        <w:t xml:space="preserve">These boundaries are stated explicitly so nothing is left to be inferred.</w:t>
      </w:r>
    </w:p>
    <w:p w:rsidR="00000000" w:rsidDel="00000000" w:rsidP="00000000" w:rsidRDefault="00000000" w:rsidRPr="00000000" w14:paraId="00000162">
      <w:pPr>
        <w:numPr>
          <w:ilvl w:val="0"/>
          <w:numId w:val="1"/>
        </w:numPr>
        <w:spacing w:after="120" w:line="300" w:lineRule="auto"/>
        <w:ind w:left="720" w:hanging="260"/>
        <w:rPr>
          <w:rFonts w:ascii="Calibri" w:cs="Calibri" w:eastAsia="Calibri" w:hAnsi="Calibri"/>
          <w:color w:val="1f1f1f"/>
        </w:rPr>
      </w:pPr>
      <w:r w:rsidDel="00000000" w:rsidR="00000000" w:rsidRPr="00000000">
        <w:rPr>
          <w:b w:val="1"/>
          <w:bCs w:val="1"/>
          <w:color w:val="1f1f1f"/>
          <w:rtl w:val="0"/>
        </w:rPr>
        <w:t xml:space="preserve">Remediation of individual alerts. </w:t>
      </w:r>
      <w:r w:rsidDel="00000000" w:rsidR="00000000" w:rsidRPr="00000000">
        <w:rPr>
          <w:color w:val="1f1f1f"/>
          <w:rtl w:val="0"/>
        </w:rPr>
        <w:t xml:space="preserve">This is a posture baseline and a roadmap, not a triage plan for the 423,000 plus open Dependabot findings or the 10,915 open code scanning findings.</w:t>
      </w:r>
    </w:p>
    <w:p w:rsidR="00000000" w:rsidDel="00000000" w:rsidP="00000000" w:rsidRDefault="00000000" w:rsidRPr="00000000" w14:paraId="00000163">
      <w:pPr>
        <w:numPr>
          <w:ilvl w:val="0"/>
          <w:numId w:val="1"/>
        </w:numPr>
        <w:spacing w:after="120" w:line="300" w:lineRule="auto"/>
        <w:ind w:left="720" w:hanging="260"/>
        <w:rPr>
          <w:rFonts w:ascii="Calibri" w:cs="Calibri" w:eastAsia="Calibri" w:hAnsi="Calibri"/>
          <w:color w:val="1f1f1f"/>
        </w:rPr>
      </w:pPr>
      <w:r w:rsidDel="00000000" w:rsidR="00000000" w:rsidRPr="00000000">
        <w:rPr>
          <w:b w:val="1"/>
          <w:bCs w:val="1"/>
          <w:color w:val="1f1f1f"/>
          <w:rtl w:val="0"/>
        </w:rPr>
        <w:t xml:space="preserve">Copilot engagement depth. </w:t>
      </w:r>
      <w:r w:rsidDel="00000000" w:rsidR="00000000" w:rsidRPr="00000000">
        <w:rPr>
          <w:color w:val="1f1f1f"/>
          <w:rtl w:val="0"/>
        </w:rPr>
        <w:t xml:space="preserve">Active and engaged user metrics are not available until the runner proxy allow list change is made. Only seat counts and spend are covered here.</w:t>
      </w:r>
    </w:p>
    <w:p w:rsidR="00000000" w:rsidDel="00000000" w:rsidP="00000000" w:rsidRDefault="00000000" w:rsidRPr="00000000" w14:paraId="00000164">
      <w:pPr>
        <w:numPr>
          <w:ilvl w:val="0"/>
          <w:numId w:val="1"/>
        </w:numPr>
        <w:spacing w:after="120" w:line="300" w:lineRule="auto"/>
        <w:ind w:left="720" w:hanging="260"/>
        <w:rPr>
          <w:rFonts w:ascii="Calibri" w:cs="Calibri" w:eastAsia="Calibri" w:hAnsi="Calibri"/>
          <w:color w:val="1f1f1f"/>
        </w:rPr>
      </w:pPr>
      <w:r w:rsidDel="00000000" w:rsidR="00000000" w:rsidRPr="00000000">
        <w:rPr>
          <w:b w:val="1"/>
          <w:bCs w:val="1"/>
          <w:color w:val="1f1f1f"/>
          <w:rtl w:val="0"/>
        </w:rPr>
        <w:t xml:space="preserve">Enterprise level committer billing. </w:t>
      </w:r>
      <w:r w:rsidDel="00000000" w:rsidR="00000000" w:rsidRPr="00000000">
        <w:rPr>
          <w:color w:val="1f1f1f"/>
          <w:rtl w:val="0"/>
        </w:rPr>
        <w:t xml:space="preserve">GHAS active committer counts are not available at the organization level. Precise GHAS license sizing requires enterprise administrator data that this collector does not have access to.</w:t>
      </w:r>
    </w:p>
    <w:p w:rsidR="00000000" w:rsidDel="00000000" w:rsidP="00000000" w:rsidRDefault="00000000" w:rsidRPr="00000000" w14:paraId="00000165">
      <w:pPr>
        <w:numPr>
          <w:ilvl w:val="0"/>
          <w:numId w:val="1"/>
        </w:numPr>
        <w:spacing w:after="120" w:line="300" w:lineRule="auto"/>
        <w:ind w:left="720" w:hanging="260"/>
        <w:rPr>
          <w:rFonts w:ascii="Calibri" w:cs="Calibri" w:eastAsia="Calibri" w:hAnsi="Calibri"/>
          <w:color w:val="1f1f1f"/>
        </w:rPr>
      </w:pPr>
      <w:r w:rsidDel="00000000" w:rsidR="00000000" w:rsidRPr="00000000">
        <w:rPr>
          <w:b w:val="1"/>
          <w:bCs w:val="1"/>
          <w:color w:val="1f1f1f"/>
          <w:rtl w:val="0"/>
        </w:rPr>
        <w:t xml:space="preserve">Public repository posture. </w:t>
      </w:r>
      <w:r w:rsidDel="00000000" w:rsidR="00000000" w:rsidRPr="00000000">
        <w:rPr>
          <w:color w:val="1f1f1f"/>
          <w:rtl w:val="0"/>
        </w:rPr>
        <w:t xml:space="preserve">Pfizer's EMU environment has no public repositories, so this is out of scope by definition rather than by omission.</w:t>
      </w:r>
    </w:p>
    <w:p w:rsidR="00000000" w:rsidDel="00000000" w:rsidP="00000000" w:rsidRDefault="00000000" w:rsidRPr="00000000" w14:paraId="00000166">
      <w:pPr>
        <w:numPr>
          <w:ilvl w:val="0"/>
          <w:numId w:val="1"/>
        </w:numPr>
        <w:spacing w:after="120" w:line="300" w:lineRule="auto"/>
        <w:ind w:left="720" w:hanging="260"/>
        <w:rPr>
          <w:rFonts w:ascii="Calibri" w:cs="Calibri" w:eastAsia="Calibri" w:hAnsi="Calibri"/>
          <w:color w:val="1f1f1f"/>
        </w:rPr>
      </w:pPr>
      <w:r w:rsidDel="00000000" w:rsidR="00000000" w:rsidRPr="00000000">
        <w:rPr>
          <w:b w:val="1"/>
          <w:bCs w:val="1"/>
          <w:color w:val="1f1f1f"/>
          <w:rtl w:val="0"/>
        </w:rPr>
        <w:t xml:space="preserve">Trend data beyond this single snapshot. </w:t>
      </w:r>
      <w:r w:rsidDel="00000000" w:rsidR="00000000" w:rsidRPr="00000000">
        <w:rPr>
          <w:color w:val="1f1f1f"/>
          <w:rtl w:val="0"/>
        </w:rPr>
        <w:t xml:space="preserve">Every figure in this document is as of August 4, 2026. Trends over time require the monthly refresh to accumulate history.</w:t>
      </w:r>
    </w:p>
    <w:p w:rsidR="00000000" w:rsidDel="00000000" w:rsidP="00000000" w:rsidRDefault="00000000" w:rsidRPr="00000000" w14:paraId="00000167">
      <w:pPr>
        <w:numPr>
          <w:ilvl w:val="0"/>
          <w:numId w:val="1"/>
        </w:numPr>
        <w:spacing w:after="120" w:line="300" w:lineRule="auto"/>
        <w:ind w:left="720" w:hanging="260"/>
        <w:rPr>
          <w:rFonts w:ascii="Calibri" w:cs="Calibri" w:eastAsia="Calibri" w:hAnsi="Calibri"/>
          <w:color w:val="1f1f1f"/>
        </w:rPr>
      </w:pPr>
      <w:r w:rsidDel="00000000" w:rsidR="00000000" w:rsidRPr="00000000">
        <w:rPr>
          <w:b w:val="1"/>
          <w:bCs w:val="1"/>
          <w:color w:val="1f1f1f"/>
          <w:rtl w:val="0"/>
        </w:rPr>
        <w:t xml:space="preserve">Vendor pricing and contract terms. </w:t>
      </w:r>
      <w:r w:rsidDel="00000000" w:rsidR="00000000" w:rsidRPr="00000000">
        <w:rPr>
          <w:color w:val="1f1f1f"/>
          <w:rtl w:val="0"/>
        </w:rPr>
        <w:t xml:space="preserve">Cost drivers are described qualitatively above. Commercial figures and contract specifics are outside what this roadmap covers.</w:t>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168">
      <w:pPr>
        <w:spacing w:after="120" w:line="300" w:lineRule="auto"/>
        <w:rPr>
          <w:color w:val="1f1f1f"/>
        </w:rPr>
      </w:pPr>
      <w:r w:rsidDel="00000000" w:rsidR="00000000" w:rsidRPr="00000000">
        <w:rPr>
          <w:rtl w:val="0"/>
        </w:rPr>
      </w:r>
    </w:p>
    <w:p w:rsidR="00000000" w:rsidDel="00000000" w:rsidP="00000000" w:rsidRDefault="00000000" w:rsidRPr="00000000" w14:paraId="00000169">
      <w:pPr>
        <w:spacing w:after="120" w:line="300" w:lineRule="auto"/>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16A">
      <w:pPr>
        <w:spacing w:after="160" w:line="300" w:lineRule="auto"/>
        <w:jc w:val="both"/>
        <w:rPr>
          <w:rFonts w:ascii="Calibri" w:cs="Calibri" w:eastAsia="Calibri" w:hAnsi="Calibri"/>
        </w:rPr>
      </w:pPr>
      <w:r w:rsidDel="00000000" w:rsidR="00000000" w:rsidRPr="00000000">
        <w:rPr>
          <w:rFonts w:ascii="Calibri" w:cs="Calibri" w:eastAsia="Calibri" w:hAnsi="Calibri"/>
          <w:rtl w:val="0"/>
        </w:rPr>
        <w:t xml:space="preserve">Per-organization baseline, from the GitHub API, Code Scanning enabled = repos with the Advanced Security code-scanning switch ON (1,411). Code Scanning w/ alerts = of those, repos currently producing CodeQL alerts (987). Secret scanning and Dependabot are separate switches.</w:t>
      </w:r>
      <w:r w:rsidDel="00000000" w:rsidR="00000000" w:rsidRPr="00000000">
        <w:rPr>
          <w:rtl w:val="0"/>
        </w:rPr>
      </w:r>
    </w:p>
    <w:tbl>
      <w:tblPr>
        <w:tblStyle w:val="Table9"/>
        <w:tblW w:w="1035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920"/>
        <w:gridCol w:w="915"/>
        <w:gridCol w:w="1170"/>
        <w:gridCol w:w="1140"/>
        <w:gridCol w:w="1125"/>
        <w:gridCol w:w="1440"/>
        <w:gridCol w:w="1410"/>
        <w:gridCol w:w="1230"/>
        <w:tblGridChange w:id="0">
          <w:tblGrid>
            <w:gridCol w:w="1920"/>
            <w:gridCol w:w="915"/>
            <w:gridCol w:w="1170"/>
            <w:gridCol w:w="1140"/>
            <w:gridCol w:w="1125"/>
            <w:gridCol w:w="1440"/>
            <w:gridCol w:w="1410"/>
            <w:gridCol w:w="1230"/>
          </w:tblGrid>
        </w:tblGridChange>
      </w:tblGrid>
      <w:tr>
        <w:trPr>
          <w:cantSplit w:val="0"/>
          <w:tblHeader w:val="1"/>
        </w:trPr>
        <w:tc>
          <w:tcPr>
            <w:shd w:fill="000000" w:val="clear"/>
            <w:tcMar>
              <w:top w:w="100.0" w:type="dxa"/>
              <w:left w:w="120.0" w:type="dxa"/>
              <w:bottom w:w="100.0" w:type="dxa"/>
              <w:right w:w="120.0" w:type="dxa"/>
            </w:tcMar>
          </w:tcPr>
          <w:p w:rsidR="00000000" w:rsidDel="00000000" w:rsidP="00000000" w:rsidRDefault="00000000" w:rsidRPr="00000000" w14:paraId="0000016B">
            <w:pPr>
              <w:spacing w:line="240" w:lineRule="auto"/>
              <w:rPr>
                <w:rFonts w:ascii="Calibri" w:cs="Calibri" w:eastAsia="Calibri" w:hAnsi="Calibri"/>
                <w:color w:val="1f1f1f"/>
              </w:rPr>
            </w:pPr>
            <w:r w:rsidDel="00000000" w:rsidR="00000000" w:rsidRPr="00000000">
              <w:rPr>
                <w:rFonts w:ascii="Calibri" w:cs="Calibri" w:eastAsia="Calibri" w:hAnsi="Calibri"/>
                <w:b w:val="1"/>
                <w:bCs w:val="1"/>
                <w:color w:val="ffffff"/>
                <w:rtl w:val="0"/>
              </w:rPr>
              <w:t xml:space="preserve">Organization</w:t>
            </w:r>
            <w:r w:rsidDel="00000000" w:rsidR="00000000" w:rsidRPr="00000000">
              <w:rPr>
                <w:rtl w:val="0"/>
              </w:rPr>
            </w:r>
          </w:p>
        </w:tc>
        <w:tc>
          <w:tcPr>
            <w:shd w:fill="000000" w:val="clear"/>
            <w:tcMar>
              <w:top w:w="100.0" w:type="dxa"/>
              <w:left w:w="120.0" w:type="dxa"/>
              <w:bottom w:w="100.0" w:type="dxa"/>
              <w:right w:w="120.0" w:type="dxa"/>
            </w:tcMar>
          </w:tcPr>
          <w:p w:rsidR="00000000" w:rsidDel="00000000" w:rsidP="00000000" w:rsidRDefault="00000000" w:rsidRPr="00000000" w14:paraId="0000016C">
            <w:pPr>
              <w:spacing w:line="240" w:lineRule="auto"/>
              <w:rPr>
                <w:rFonts w:ascii="Calibri" w:cs="Calibri" w:eastAsia="Calibri" w:hAnsi="Calibri"/>
                <w:color w:val="1f1f1f"/>
              </w:rPr>
            </w:pPr>
            <w:r w:rsidDel="00000000" w:rsidR="00000000" w:rsidRPr="00000000">
              <w:rPr>
                <w:rFonts w:ascii="Calibri" w:cs="Calibri" w:eastAsia="Calibri" w:hAnsi="Calibri"/>
                <w:b w:val="1"/>
                <w:bCs w:val="1"/>
                <w:color w:val="ffffff"/>
                <w:rtl w:val="0"/>
              </w:rPr>
              <w:t xml:space="preserve">Active repos</w:t>
            </w:r>
            <w:r w:rsidDel="00000000" w:rsidR="00000000" w:rsidRPr="00000000">
              <w:rPr>
                <w:rtl w:val="0"/>
              </w:rPr>
            </w:r>
          </w:p>
        </w:tc>
        <w:tc>
          <w:tcPr>
            <w:shd w:fill="000000" w:val="clear"/>
            <w:tcMar>
              <w:top w:w="100.0" w:type="dxa"/>
              <w:left w:w="120.0" w:type="dxa"/>
              <w:bottom w:w="100.0" w:type="dxa"/>
              <w:right w:w="120.0" w:type="dxa"/>
            </w:tcMar>
          </w:tcPr>
          <w:p w:rsidR="00000000" w:rsidDel="00000000" w:rsidP="00000000" w:rsidRDefault="00000000" w:rsidRPr="00000000" w14:paraId="0000016D">
            <w:pPr>
              <w:spacing w:line="240" w:lineRule="auto"/>
              <w:rPr>
                <w:rFonts w:ascii="Calibri" w:cs="Calibri" w:eastAsia="Calibri" w:hAnsi="Calibri"/>
                <w:color w:val="ffffff"/>
              </w:rPr>
            </w:pPr>
            <w:r w:rsidDel="00000000" w:rsidR="00000000" w:rsidRPr="00000000">
              <w:rPr>
                <w:rFonts w:ascii="Calibri" w:cs="Calibri" w:eastAsia="Calibri" w:hAnsi="Calibri"/>
                <w:b w:val="1"/>
                <w:bCs w:val="1"/>
                <w:color w:val="ffffff"/>
                <w:rtl w:val="0"/>
              </w:rPr>
              <w:t xml:space="preserve">Code Scanning enabled</w:t>
            </w:r>
            <w:r w:rsidDel="00000000" w:rsidR="00000000" w:rsidRPr="00000000">
              <w:rPr>
                <w:rtl w:val="0"/>
              </w:rPr>
            </w:r>
          </w:p>
        </w:tc>
        <w:tc>
          <w:tcPr>
            <w:shd w:fill="000000" w:val="clear"/>
            <w:tcMar>
              <w:top w:w="100.0" w:type="dxa"/>
              <w:left w:w="120.0" w:type="dxa"/>
              <w:bottom w:w="100.0" w:type="dxa"/>
              <w:right w:w="120.0" w:type="dxa"/>
            </w:tcMar>
          </w:tcPr>
          <w:p w:rsidR="00000000" w:rsidDel="00000000" w:rsidP="00000000" w:rsidRDefault="00000000" w:rsidRPr="00000000" w14:paraId="0000016E">
            <w:pPr>
              <w:spacing w:line="240" w:lineRule="auto"/>
              <w:rPr>
                <w:rFonts w:ascii="Calibri" w:cs="Calibri" w:eastAsia="Calibri" w:hAnsi="Calibri"/>
                <w:color w:val="ffffff"/>
              </w:rPr>
            </w:pPr>
            <w:r w:rsidDel="00000000" w:rsidR="00000000" w:rsidRPr="00000000">
              <w:rPr>
                <w:rFonts w:ascii="Calibri" w:cs="Calibri" w:eastAsia="Calibri" w:hAnsi="Calibri"/>
                <w:b w:val="1"/>
                <w:bCs w:val="1"/>
                <w:color w:val="ffffff"/>
                <w:rtl w:val="0"/>
              </w:rPr>
              <w:t xml:space="preserve">Code Scanning alerts</w:t>
            </w:r>
            <w:r w:rsidDel="00000000" w:rsidR="00000000" w:rsidRPr="00000000">
              <w:rPr>
                <w:rtl w:val="0"/>
              </w:rPr>
            </w:r>
          </w:p>
        </w:tc>
        <w:tc>
          <w:tcPr>
            <w:shd w:fill="000000" w:val="clear"/>
            <w:tcMar>
              <w:top w:w="100.0" w:type="dxa"/>
              <w:left w:w="120.0" w:type="dxa"/>
              <w:bottom w:w="100.0" w:type="dxa"/>
              <w:right w:w="120.0" w:type="dxa"/>
            </w:tcMar>
          </w:tcPr>
          <w:p w:rsidR="00000000" w:rsidDel="00000000" w:rsidP="00000000" w:rsidRDefault="00000000" w:rsidRPr="00000000" w14:paraId="0000016F">
            <w:pPr>
              <w:spacing w:line="240" w:lineRule="auto"/>
              <w:rPr>
                <w:rFonts w:ascii="Calibri" w:cs="Calibri" w:eastAsia="Calibri" w:hAnsi="Calibri"/>
                <w:color w:val="1f1f1f"/>
              </w:rPr>
            </w:pPr>
            <w:r w:rsidDel="00000000" w:rsidR="00000000" w:rsidRPr="00000000">
              <w:rPr>
                <w:rFonts w:ascii="Calibri" w:cs="Calibri" w:eastAsia="Calibri" w:hAnsi="Calibri"/>
                <w:b w:val="1"/>
                <w:bCs w:val="1"/>
                <w:color w:val="ffffff"/>
                <w:rtl w:val="0"/>
              </w:rPr>
              <w:t xml:space="preserve">Secret scanning</w:t>
            </w:r>
            <w:r w:rsidDel="00000000" w:rsidR="00000000" w:rsidRPr="00000000">
              <w:rPr>
                <w:rtl w:val="0"/>
              </w:rPr>
            </w:r>
          </w:p>
        </w:tc>
        <w:tc>
          <w:tcPr>
            <w:shd w:fill="000000" w:val="clear"/>
            <w:tcMar>
              <w:top w:w="100.0" w:type="dxa"/>
              <w:left w:w="120.0" w:type="dxa"/>
              <w:bottom w:w="100.0" w:type="dxa"/>
              <w:right w:w="120.0" w:type="dxa"/>
            </w:tcMar>
          </w:tcPr>
          <w:p w:rsidR="00000000" w:rsidDel="00000000" w:rsidP="00000000" w:rsidRDefault="00000000" w:rsidRPr="00000000" w14:paraId="00000170">
            <w:pPr>
              <w:spacing w:line="240" w:lineRule="auto"/>
              <w:rPr>
                <w:rFonts w:ascii="Calibri" w:cs="Calibri" w:eastAsia="Calibri" w:hAnsi="Calibri"/>
                <w:color w:val="1f1f1f"/>
              </w:rPr>
            </w:pPr>
            <w:r w:rsidDel="00000000" w:rsidR="00000000" w:rsidRPr="00000000">
              <w:rPr>
                <w:rFonts w:ascii="Calibri" w:cs="Calibri" w:eastAsia="Calibri" w:hAnsi="Calibri"/>
                <w:b w:val="1"/>
                <w:bCs w:val="1"/>
                <w:color w:val="ffffff"/>
                <w:rtl w:val="0"/>
              </w:rPr>
              <w:t xml:space="preserve">Dependabot updates</w:t>
            </w:r>
            <w:r w:rsidDel="00000000" w:rsidR="00000000" w:rsidRPr="00000000">
              <w:rPr>
                <w:rtl w:val="0"/>
              </w:rPr>
            </w:r>
          </w:p>
        </w:tc>
        <w:tc>
          <w:tcPr>
            <w:shd w:fill="000000" w:val="clear"/>
            <w:tcMar>
              <w:top w:w="100.0" w:type="dxa"/>
              <w:left w:w="120.0" w:type="dxa"/>
              <w:bottom w:w="100.0" w:type="dxa"/>
              <w:right w:w="120.0" w:type="dxa"/>
            </w:tcMar>
          </w:tcPr>
          <w:p w:rsidR="00000000" w:rsidDel="00000000" w:rsidP="00000000" w:rsidRDefault="00000000" w:rsidRPr="00000000" w14:paraId="00000171">
            <w:pPr>
              <w:spacing w:line="240" w:lineRule="auto"/>
              <w:rPr>
                <w:rFonts w:ascii="Calibri" w:cs="Calibri" w:eastAsia="Calibri" w:hAnsi="Calibri"/>
                <w:color w:val="1f1f1f"/>
              </w:rPr>
            </w:pPr>
            <w:r w:rsidDel="00000000" w:rsidR="00000000" w:rsidRPr="00000000">
              <w:rPr>
                <w:rFonts w:ascii="Calibri" w:cs="Calibri" w:eastAsia="Calibri" w:hAnsi="Calibri"/>
                <w:b w:val="1"/>
                <w:bCs w:val="1"/>
                <w:color w:val="ffffff"/>
                <w:rtl w:val="0"/>
              </w:rPr>
              <w:t xml:space="preserve">Open Dependabot alerts</w:t>
            </w:r>
            <w:r w:rsidDel="00000000" w:rsidR="00000000" w:rsidRPr="00000000">
              <w:rPr>
                <w:rtl w:val="0"/>
              </w:rPr>
            </w:r>
          </w:p>
        </w:tc>
        <w:tc>
          <w:tcPr>
            <w:shd w:fill="000000" w:val="clear"/>
            <w:tcMar>
              <w:top w:w="100.0" w:type="dxa"/>
              <w:left w:w="120.0" w:type="dxa"/>
              <w:bottom w:w="100.0" w:type="dxa"/>
              <w:right w:w="120.0" w:type="dxa"/>
            </w:tcMar>
          </w:tcPr>
          <w:p w:rsidR="00000000" w:rsidDel="00000000" w:rsidP="00000000" w:rsidRDefault="00000000" w:rsidRPr="00000000" w14:paraId="00000172">
            <w:pPr>
              <w:spacing w:line="240" w:lineRule="auto"/>
              <w:rPr>
                <w:rFonts w:ascii="Calibri" w:cs="Calibri" w:eastAsia="Calibri" w:hAnsi="Calibri"/>
                <w:color w:val="1f1f1f"/>
              </w:rPr>
            </w:pPr>
            <w:r w:rsidDel="00000000" w:rsidR="00000000" w:rsidRPr="00000000">
              <w:rPr>
                <w:rFonts w:ascii="Calibri" w:cs="Calibri" w:eastAsia="Calibri" w:hAnsi="Calibri"/>
                <w:b w:val="1"/>
                <w:bCs w:val="1"/>
                <w:color w:val="ffffff"/>
                <w:rtl w:val="0"/>
              </w:rPr>
              <w:t xml:space="preserve">Copilot seats</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173">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pfizer</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74">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6,692</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75">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18</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76">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17</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77">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6,692</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78">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6,692</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79">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100,000*</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7A">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0</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17B">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pfizer-rd</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17C">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3,191</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17D">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16</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17E">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13</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17F">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3,191</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180">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3,191</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181">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63,140</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182">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0</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183">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pfizer-eps</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84">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1,359</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85">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1,359</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86">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944</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87">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1,359</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88">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1,276</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89">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14,179</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8A">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0</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18B">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pfizer-analytics</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18C">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1,146</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18D">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11</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18E">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7</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18F">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1,146</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190">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1,146</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191">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41,130</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192">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0</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193">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pfizer-digital-manufacuring</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94">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998</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95">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1</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96">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1</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97">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998</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98">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998</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99">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34,986</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9A">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0</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19B">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pfizer-fit</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19C">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863</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19D">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0</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19E">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0</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19F">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863</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1A0">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863</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1A1">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17,486</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1A2">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0</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1A3">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pfizer-business-services</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A4">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607</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A5">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0</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A6">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0</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A7">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607</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A8">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607</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A9">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100,000*</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AA">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0</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1AB">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pfizer-esc</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1AC">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550</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1AD">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0</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1AE">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0</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1AF">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550</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1B0">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550</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1B1">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2,366</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1B2">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0</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1B3">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pfizer-seagen</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B4">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253</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B5">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1</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B6">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1</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B7">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253</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B8">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253</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B9">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14,310</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BA">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0</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1BB">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pfizer-operations-and-insights</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1BC">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236</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1BD">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1</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1BE">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1</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1BF">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236</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1C0">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236</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1C1">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5,555</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1C2">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0</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1C3">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pfizer-commercial</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C4">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194</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C5">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3</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C6">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3</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C7">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194</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C8">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194</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C9">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4,198</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CA">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0</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1CB">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pfizer-evgen</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1CC">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160</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1CD">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1</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1CE">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0</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1CF">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160</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1D0">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160</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1D1">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573</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1D2">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0</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1D3">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pfizer-marm</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D4">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157</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D5">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0</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D6">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0</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D7">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157</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D8">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157</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D9">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4,940</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DA">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0</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1DB">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pfizer-digital-supply</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1DC">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152</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1DD">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0</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1DE">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0</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1DF">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152</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1E0">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152</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1E1">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1,717</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1E2">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0</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1E3">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pfizer-oneweb</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E4">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127</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E5">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0</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E6">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0</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E7">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127</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E8">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127</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E9">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960</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EA">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0</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1EB">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pfizer-finance</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1EC">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104</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1ED">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0</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1EE">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0</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1EF">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104</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1F0">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104</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1F1">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3,491</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1F2">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0</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1F3">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pfizer-eps-dpp</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F4">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64</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F5">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0</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F6">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0</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F7">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64</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F8">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64</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F9">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2,049</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FA">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0</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1FB">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pfizer-clinical-supply</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1FC">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53</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1FD">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0</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1FE">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0</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1FF">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53</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200">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53</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201">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6,929</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202">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0</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203">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pfizer-devex</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204">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37</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205">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0</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206">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0</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207">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37</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208">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37</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209">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220</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20A">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3,551</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20B">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pfizer-pic</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20C">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25</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20D">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0</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20E">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0</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20F">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25</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210">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25</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211">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4,923</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212">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0</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213">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pfizer-ld</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214">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13</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215">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0</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216">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0</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217">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13</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218">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13</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219">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128</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21A">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0</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21B">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pfizer-compliance</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21C">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4</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21D">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0</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21E">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0</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21F">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4</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220">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4</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221">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14</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222">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0</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223">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pfizer-utils</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224">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4</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225">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0</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226">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0</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227">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4</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228">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4</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229">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0</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22A">
            <w:pPr>
              <w:spacing w:line="240" w:lineRule="auto"/>
              <w:rPr>
                <w:rFonts w:ascii="Calibri" w:cs="Calibri" w:eastAsia="Calibri" w:hAnsi="Calibri"/>
                <w:color w:val="1f1f1f"/>
              </w:rPr>
            </w:pPr>
            <w:r w:rsidDel="00000000" w:rsidR="00000000" w:rsidRPr="00000000">
              <w:rPr>
                <w:rFonts w:ascii="Calibri" w:cs="Calibri" w:eastAsia="Calibri" w:hAnsi="Calibri"/>
                <w:color w:val="1f1f1f"/>
                <w:sz w:val="20"/>
                <w:szCs w:val="20"/>
                <w:rtl w:val="0"/>
              </w:rPr>
              <w:t xml:space="preserve">9</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22B">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TOTAL</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22C">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16,989</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22D">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1,411</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22E">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987</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22F">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16,989</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230">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16,906</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231">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423,294</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232">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3,560</w:t>
            </w:r>
            <w:r w:rsidDel="00000000" w:rsidR="00000000" w:rsidRPr="00000000">
              <w:rPr>
                <w:rtl w:val="0"/>
              </w:rPr>
            </w:r>
          </w:p>
        </w:tc>
      </w:tr>
    </w:tbl>
    <w:p w:rsidR="00000000" w:rsidDel="00000000" w:rsidP="00000000" w:rsidRDefault="00000000" w:rsidRPr="00000000" w14:paraId="00000233">
      <w:pPr>
        <w:spacing w:line="240" w:lineRule="auto"/>
        <w:rPr>
          <w:rFonts w:ascii="Calibri" w:cs="Calibri" w:eastAsia="Calibri" w:hAnsi="Calibri"/>
          <w:color w:val="1f1f1f"/>
        </w:rPr>
      </w:pPr>
      <w:r w:rsidDel="00000000" w:rsidR="00000000" w:rsidRPr="00000000">
        <w:rPr>
          <w:rtl w:val="0"/>
        </w:rPr>
      </w:r>
    </w:p>
    <w:p w:rsidR="00000000" w:rsidDel="00000000" w:rsidP="00000000" w:rsidRDefault="00000000" w:rsidRPr="00000000" w14:paraId="00000234">
      <w:pPr>
        <w:spacing w:after="160" w:line="300" w:lineRule="auto"/>
        <w:jc w:val="both"/>
        <w:rPr>
          <w:rFonts w:ascii="Calibri" w:cs="Calibri" w:eastAsia="Calibri" w:hAnsi="Calibri"/>
          <w:color w:val="1f1f1f"/>
        </w:rPr>
      </w:pPr>
      <w:r w:rsidDel="00000000" w:rsidR="00000000" w:rsidRPr="00000000">
        <w:rPr>
          <w:rFonts w:ascii="Calibri" w:cs="Calibri" w:eastAsia="Calibri" w:hAnsi="Calibri"/>
          <w:color w:val="c00000"/>
          <w:rtl w:val="0"/>
        </w:rPr>
        <w:t xml:space="preserve">* capped at 100,000 by the API's counting limit, the true figure is higher.</w:t>
      </w:r>
      <w:r w:rsidDel="00000000" w:rsidR="00000000" w:rsidRPr="00000000">
        <w:rPr>
          <w:rtl w:val="0"/>
        </w:rPr>
      </w:r>
    </w:p>
    <w:p w:rsidR="00000000" w:rsidDel="00000000" w:rsidP="00000000" w:rsidRDefault="00000000" w:rsidRPr="00000000" w14:paraId="00000235">
      <w:pPr>
        <w:spacing w:after="120" w:line="300" w:lineRule="auto"/>
        <w:rPr>
          <w:color w:val="1f1f1f"/>
        </w:rPr>
      </w:pPr>
      <w:r w:rsidDel="00000000" w:rsidR="00000000" w:rsidRPr="00000000">
        <w:rPr>
          <w:rtl w:val="0"/>
        </w:rPr>
      </w:r>
    </w:p>
    <w:sectPr>
      <w:headerReference r:id="rId20" w:type="default"/>
      <w:headerReference r:id="rId21" w:type="first"/>
      <w:footerReference r:id="rId22" w:type="default"/>
      <w:footerReference r:id="rId23" w:type="first"/>
      <w:pgSz w:h="15840" w:w="12240" w:orient="portrait"/>
      <w:pgMar w:bottom="1440" w:top="1440" w:left="1440" w:right="1440" w:header="720" w:footer="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ean Clayton" w:id="0" w:date="2026-08-07T21:32:40Z">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by design? Are they good candidates?</w:t>
      </w:r>
    </w:p>
  </w:comment>
  <w:comment w:author="Samuel Afolabi" w:id="1" w:date="2026-08-11T15:25:12Z">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@sean.clayton@moduscreate.com Clarified these aren't deliberately excluded. GHAS just hasn't been enabled yet</w:t>
      </w:r>
    </w:p>
  </w:comment>
  <w:comment w:author="Philippe Armando" w:id="2" w:date="2026-08-07T19:45:11Z">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internalize delivery chain, lack of release process, still credentials in code, better secret management, I think several key items are missing there.</w:t>
      </w:r>
    </w:p>
  </w:comment>
  <w:comment w:author="Samuel Afolabi" w:id="3" w:date="2026-08-11T15:35:53Z">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Added these to the Supply Chain section as areas the roadmap addresses.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6">
    <w:pPr>
      <w:widowControl w:val="0"/>
      <w:spacing w:after="200" w:line="240" w:lineRule="auto"/>
      <w:jc w:val="cente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-914399</wp:posOffset>
              </wp:positionH>
              <wp:positionV relativeFrom="paragraph">
                <wp:posOffset>228600</wp:posOffset>
              </wp:positionV>
              <wp:extent cx="7781925" cy="238125"/>
              <wp:effectExtent b="0" l="0" r="0" t="0"/>
              <wp:wrapNone/>
              <wp:docPr id="2" name=""/>
              <a:graphic>
                <a:graphicData uri="http://schemas.microsoft.com/office/word/2010/wordprocessingShape">
                  <wps:wsp>
                    <wps:cNvSpPr/>
                    <wps:cNvPr id="3" name="Shape 3"/>
                    <wps:spPr>
                      <a:xfrm>
                        <a:off x="1459800" y="3665700"/>
                        <a:ext cx="7772400" cy="22860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-914399</wp:posOffset>
              </wp:positionH>
              <wp:positionV relativeFrom="paragraph">
                <wp:posOffset>228600</wp:posOffset>
              </wp:positionV>
              <wp:extent cx="7781925" cy="238125"/>
              <wp:effectExtent b="0" l="0" r="0" t="0"/>
              <wp:wrapNone/>
              <wp:docPr id="2" name="image16.png"/>
              <a:graphic>
                <a:graphicData uri="http://schemas.openxmlformats.org/drawingml/2006/picture">
                  <pic:pic>
                    <pic:nvPicPr>
                      <pic:cNvPr id="0" name="image16.png"/>
                      <pic:cNvPicPr preferRelativeResize="0"/>
                    </pic:nvPicPr>
                    <pic:blipFill>
                      <a:blip r:embed="rId1"/>
                      <a:srcRect/>
                      <a:stretch>
                        <a:fillRect/>
                      </a:stretch>
                    </pic:blipFill>
                    <pic:spPr>
                      <a:xfrm>
                        <a:off x="0" y="0"/>
                        <a:ext cx="7781925" cy="238125"/>
                      </a:xfrm>
                      <a:prstGeom prst="rect"/>
                      <a:ln/>
                    </pic:spPr>
                  </pic:pic>
                </a:graphicData>
              </a:graphic>
            </wp:anchor>
          </w:drawing>
        </mc:Fallback>
      </mc:AlternateContent>
    </w:r>
  </w:p>
  <w:p w:rsidR="00000000" w:rsidDel="00000000" w:rsidP="00000000" w:rsidRDefault="00000000" w:rsidRPr="00000000" w14:paraId="00000237">
    <w:pPr>
      <w:widowControl w:val="0"/>
      <w:spacing w:line="360" w:lineRule="auto"/>
      <w:ind w:left="-720" w:right="-675" w:firstLine="0"/>
      <w:rPr/>
    </w:pPr>
    <w:hyperlink r:id="rId2">
      <w:r w:rsidDel="00000000" w:rsidR="00000000" w:rsidRPr="00000000">
        <w:rPr>
          <w:rFonts w:ascii="Proxima Nova" w:cs="Proxima Nova" w:eastAsia="Proxima Nova" w:hAnsi="Proxima Nova"/>
          <w:color w:val="ffffff"/>
          <w:sz w:val="16"/>
          <w:szCs w:val="16"/>
          <w:rtl w:val="0"/>
        </w:rPr>
        <w:t xml:space="preserve">moduscreate.com</w:t>
      </w:r>
    </w:hyperlink>
    <w:r w:rsidDel="00000000" w:rsidR="00000000" w:rsidRPr="00000000">
      <w:rPr>
        <w:rFonts w:ascii="Proxima Nova" w:cs="Proxima Nova" w:eastAsia="Proxima Nova" w:hAnsi="Proxima Nova"/>
        <w:color w:val="ffffff"/>
        <w:sz w:val="16"/>
        <w:szCs w:val="16"/>
        <w:rtl w:val="0"/>
      </w:rPr>
      <w:t xml:space="preserve"> </w:t>
      <w:tab/>
      <w:tab/>
      <w:tab/>
      <w:tab/>
      <w:tab/>
      <w:t xml:space="preserve">  </w:t>
      <w:tab/>
      <w:t xml:space="preserve">         </w:t>
      <w:tab/>
      <w:tab/>
      <w:t xml:space="preserve">          </w:t>
    </w:r>
    <w:r w:rsidDel="00000000" w:rsidR="00000000" w:rsidRPr="00000000">
      <w:rPr>
        <w:color w:val="ffffff"/>
        <w:sz w:val="16"/>
        <w:szCs w:val="16"/>
        <w:rtl w:val="0"/>
      </w:rPr>
      <w:t xml:space="preserve">©</w:t>
    </w:r>
    <w:r w:rsidDel="00000000" w:rsidR="00000000" w:rsidRPr="00000000">
      <w:rPr>
        <w:rFonts w:ascii="Proxima Nova" w:cs="Proxima Nova" w:eastAsia="Proxima Nova" w:hAnsi="Proxima Nova"/>
        <w:color w:val="ffffff"/>
        <w:sz w:val="16"/>
        <w:szCs w:val="16"/>
        <w:rtl w:val="0"/>
      </w:rPr>
      <w:t xml:space="preserve"> Modus Create, Inc. 202</w:t>
    </w:r>
    <w:r w:rsidDel="00000000" w:rsidR="00000000" w:rsidRPr="00000000">
      <w:rPr>
        <w:color w:val="ffffff"/>
        <w:sz w:val="16"/>
        <w:szCs w:val="16"/>
        <w:rtl w:val="0"/>
      </w:rPr>
      <w:t xml:space="preserve">6</w:t>
    </w:r>
    <w:r w:rsidDel="00000000" w:rsidR="00000000" w:rsidRPr="00000000">
      <w:rPr>
        <w:rFonts w:ascii="Proxima Nova" w:cs="Proxima Nova" w:eastAsia="Proxima Nova" w:hAnsi="Proxima Nova"/>
        <w:color w:val="ffffff"/>
        <w:sz w:val="16"/>
        <w:szCs w:val="16"/>
        <w:rtl w:val="0"/>
      </w:rPr>
      <w:t xml:space="preserve">  |  Proprietary &amp; Confidential</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9">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8">
    <w:pPr>
      <w:pageBreakBefore w:val="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-919162</wp:posOffset>
              </wp:positionH>
              <wp:positionV relativeFrom="paragraph">
                <wp:posOffset>-447674</wp:posOffset>
              </wp:positionV>
              <wp:extent cx="7781925" cy="719333"/>
              <wp:effectExtent b="0" l="0" r="0" t="0"/>
              <wp:wrapNone/>
              <wp:docPr id="1" name=""/>
              <a:graphic>
                <a:graphicData uri="http://schemas.microsoft.com/office/word/2010/wordprocessingShape">
                  <wps:wsp>
                    <wps:cNvSpPr/>
                    <wps:cNvPr id="2" name="Shape 2"/>
                    <wps:spPr>
                      <a:xfrm>
                        <a:off x="1459800" y="3425096"/>
                        <a:ext cx="7772400" cy="709808"/>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-919162</wp:posOffset>
              </wp:positionH>
              <wp:positionV relativeFrom="paragraph">
                <wp:posOffset>-447674</wp:posOffset>
              </wp:positionV>
              <wp:extent cx="7781925" cy="719333"/>
              <wp:effectExtent b="0" l="0" r="0" t="0"/>
              <wp:wrapNone/>
              <wp:docPr id="1"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7781925" cy="719333"/>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-504824</wp:posOffset>
          </wp:positionH>
          <wp:positionV relativeFrom="paragraph">
            <wp:posOffset>-333374</wp:posOffset>
          </wp:positionV>
          <wp:extent cx="2220595" cy="493395"/>
          <wp:effectExtent b="0" l="0" r="0" t="0"/>
          <wp:wrapNone/>
          <wp:docPr descr="Logo&#10;&#10;Description automatically generated with medium confidence" id="8" name="image13.png"/>
          <a:graphic>
            <a:graphicData uri="http://schemas.openxmlformats.org/drawingml/2006/picture">
              <pic:pic>
                <pic:nvPicPr>
                  <pic:cNvPr descr="Logo&#10;&#10;Description automatically generated with medium confidence" id="0" name="image13.png"/>
                  <pic:cNvPicPr preferRelativeResize="0"/>
                </pic:nvPicPr>
                <pic:blipFill>
                  <a:blip r:embed="rId2"/>
                  <a:srcRect b="0" l="0" r="0" t="0"/>
                  <a:stretch>
                    <a:fillRect/>
                  </a:stretch>
                </pic:blipFill>
                <pic:spPr>
                  <a:xfrm>
                    <a:off x="0" y="0"/>
                    <a:ext cx="2220595" cy="493395"/>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A">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6134100</wp:posOffset>
          </wp:positionH>
          <wp:positionV relativeFrom="paragraph">
            <wp:posOffset>-323849</wp:posOffset>
          </wp:positionV>
          <wp:extent cx="470517" cy="493395"/>
          <wp:effectExtent b="0" l="0" r="0" t="0"/>
          <wp:wrapNone/>
          <wp:docPr id="7" name="image14.png"/>
          <a:graphic>
            <a:graphicData uri="http://schemas.openxmlformats.org/drawingml/2006/picture">
              <pic:pic>
                <pic:nvPicPr>
                  <pic:cNvPr id="0" name="image14.png"/>
                  <pic:cNvPicPr preferRelativeResize="0"/>
                </pic:nvPicPr>
                <pic:blipFill>
                  <a:blip r:embed="rId1"/>
                  <a:srcRect b="0" l="0" r="78811" t="0"/>
                  <a:stretch>
                    <a:fillRect/>
                  </a:stretch>
                </pic:blipFill>
                <pic:spPr>
                  <a:xfrm>
                    <a:off x="0" y="0"/>
                    <a:ext cx="470517" cy="49339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2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bullet"/>
      <w:lvlText w:val="•"/>
      <w:lvlJc w:val="left"/>
      <w:pPr>
        <w:ind w:left="720" w:hanging="2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lvl w:ilvl="0">
      <w:start w:val="1"/>
      <w:numFmt w:val="bullet"/>
      <w:lvlText w:val="•"/>
      <w:lvlJc w:val="left"/>
      <w:pPr>
        <w:ind w:left="720" w:hanging="2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
    <w:lvl w:ilvl="0">
      <w:start w:val="1"/>
      <w:numFmt w:val="bullet"/>
      <w:lvlText w:val="•"/>
      <w:lvlJc w:val="left"/>
      <w:pPr>
        <w:ind w:left="720" w:hanging="2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200" w:lineRule="auto"/>
    </w:pPr>
    <w:rPr>
      <w:b w:val="1"/>
      <w:bCs w:val="1"/>
      <w:sz w:val="36"/>
      <w:szCs w:val="36"/>
    </w:rPr>
  </w:style>
  <w:style w:type="paragraph" w:styleId="Heading2">
    <w:name w:val="heading 2"/>
    <w:basedOn w:val="Normal"/>
    <w:next w:val="Normal"/>
    <w:pPr>
      <w:keepNext w:val="1"/>
      <w:keepLines w:val="1"/>
      <w:pageBreakBefore w:val="0"/>
      <w:spacing w:before="200" w:lineRule="auto"/>
    </w:pPr>
    <w:rPr>
      <w:b w:val="1"/>
      <w:bCs w:val="1"/>
      <w:sz w:val="26"/>
      <w:szCs w:val="26"/>
    </w:rPr>
  </w:style>
  <w:style w:type="paragraph" w:styleId="Heading3">
    <w:name w:val="heading 3"/>
    <w:basedOn w:val="Normal"/>
    <w:next w:val="Normal"/>
    <w:pPr>
      <w:keepNext w:val="1"/>
      <w:keepLines w:val="1"/>
      <w:pageBreakBefore w:val="0"/>
      <w:spacing w:before="160" w:lineRule="auto"/>
    </w:pPr>
    <w:rPr>
      <w:b w:val="1"/>
      <w:bCs w:val="1"/>
      <w:color w:val="666666"/>
      <w:sz w:val="24"/>
      <w:szCs w:val="24"/>
    </w:rPr>
  </w:style>
  <w:style w:type="paragraph" w:styleId="Heading4">
    <w:name w:val="heading 4"/>
    <w:basedOn w:val="Normal"/>
    <w:next w:val="Normal"/>
    <w:pPr>
      <w:keepNext w:val="1"/>
      <w:keepLines w:val="1"/>
      <w:pageBreakBefore w:val="0"/>
      <w:spacing w:before="160" w:lineRule="auto"/>
    </w:pPr>
    <w:rPr>
      <w:color w:val="666666"/>
      <w:u w:val="single"/>
    </w:rPr>
  </w:style>
  <w:style w:type="paragraph" w:styleId="Heading5">
    <w:name w:val="heading 5"/>
    <w:basedOn w:val="Normal"/>
    <w:next w:val="Normal"/>
    <w:pPr>
      <w:keepNext w:val="1"/>
      <w:keepLines w:val="1"/>
      <w:pageBreakBefore w:val="0"/>
      <w:spacing w:before="160" w:lineRule="auto"/>
    </w:pPr>
    <w:rPr>
      <w:color w:val="666666"/>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2.xml"/><Relationship Id="rId11" Type="http://schemas.openxmlformats.org/officeDocument/2006/relationships/image" Target="media/image12.png"/><Relationship Id="rId22" Type="http://schemas.openxmlformats.org/officeDocument/2006/relationships/footer" Target="footer1.xml"/><Relationship Id="rId10" Type="http://schemas.openxmlformats.org/officeDocument/2006/relationships/image" Target="media/image7.png"/><Relationship Id="rId21" Type="http://schemas.openxmlformats.org/officeDocument/2006/relationships/header" Target="header1.xml"/><Relationship Id="rId13" Type="http://schemas.openxmlformats.org/officeDocument/2006/relationships/image" Target="media/image6.png"/><Relationship Id="rId12" Type="http://schemas.openxmlformats.org/officeDocument/2006/relationships/image" Target="media/image8.png"/><Relationship Id="rId23" Type="http://schemas.openxmlformats.org/officeDocument/2006/relationships/footer" Target="footer2.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4.png"/><Relationship Id="rId15" Type="http://schemas.openxmlformats.org/officeDocument/2006/relationships/image" Target="media/image11.png"/><Relationship Id="rId14" Type="http://schemas.openxmlformats.org/officeDocument/2006/relationships/image" Target="media/image3.png"/><Relationship Id="rId17" Type="http://schemas.openxmlformats.org/officeDocument/2006/relationships/image" Target="media/image5.png"/><Relationship Id="rId16" Type="http://schemas.openxmlformats.org/officeDocument/2006/relationships/image" Target="media/image2.png"/><Relationship Id="rId5" Type="http://schemas.openxmlformats.org/officeDocument/2006/relationships/numbering" Target="numbering.xml"/><Relationship Id="rId19" Type="http://schemas.openxmlformats.org/officeDocument/2006/relationships/image" Target="media/image1.png"/><Relationship Id="rId6" Type="http://schemas.openxmlformats.org/officeDocument/2006/relationships/styles" Target="styles.xml"/><Relationship Id="rId18" Type="http://schemas.openxmlformats.org/officeDocument/2006/relationships/image" Target="media/image9.png"/><Relationship Id="rId7" Type="http://schemas.openxmlformats.org/officeDocument/2006/relationships/image" Target="media/image10.png"/><Relationship Id="rId8" Type="http://schemas.openxmlformats.org/officeDocument/2006/relationships/hyperlink" Target="http://www.moduscreate.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5.png"/><Relationship Id="rId2" Type="http://schemas.openxmlformats.org/officeDocument/2006/relationships/hyperlink" Target="http://www.moduscreat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 Id="rId2" Type="http://schemas.openxmlformats.org/officeDocument/2006/relationships/image" Target="media/image13.png"/></Relationships>
</file>

<file path=word/_rels/header2.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